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857500" cy="160020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pPr>
      <w:r w:rsidDel="00000000" w:rsidR="00000000" w:rsidRPr="00000000">
        <w:rPr>
          <w:b w:val="1"/>
          <w:bCs w:val="1"/>
          <w:sz w:val="36"/>
          <w:szCs w:val="36"/>
          <w:rtl w:val="0"/>
        </w:rPr>
        <w:t xml:space="preserve">Product Dissection for Amazon E-commerce</w:t>
      </w:r>
      <w:r w:rsidDel="00000000" w:rsidR="00000000" w:rsidRPr="00000000">
        <w:rPr>
          <w:rtl w:val="0"/>
        </w:rPr>
      </w:r>
    </w:p>
    <w:p w:rsidR="00000000" w:rsidDel="00000000" w:rsidP="00000000" w:rsidRDefault="00000000" w:rsidRPr="00000000" w14:paraId="00000003">
      <w:pPr>
        <w:pStyle w:val="Heading3"/>
        <w:jc w:val="both"/>
        <w:rPr>
          <w:b w:val="1"/>
          <w:bCs w:val="1"/>
          <w:color w:val="000000"/>
        </w:rPr>
      </w:pPr>
      <w:bookmarkStart w:colFirst="0" w:colLast="0" w:name="_heading=h.1ejd1ae6p4xz" w:id="0"/>
      <w:bookmarkEnd w:id="0"/>
      <w:r w:rsidDel="00000000" w:rsidR="00000000" w:rsidRPr="00000000">
        <w:rPr>
          <w:b w:val="1"/>
          <w:bCs w:val="1"/>
          <w:color w:val="000000"/>
          <w:rtl w:val="0"/>
        </w:rPr>
        <w:t xml:space="preserve">Company Overview:</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Amazon, founded in 1994 by Jeff Bezos, has revolutionized the way people shop by providing a seamless and customer-centric online marketplace. Originally launched as an online bookstore, Amazon has grown into one of the world’s largest e-commerce platforms, offering a vast range of products across multiple categories. Known for its user-friendly interface, fast delivery services, and data-driven personalization, Amazon connects millions of buyers and sellers globally. With a strong focus on innovation, operational efficiency, and customer satisfaction, Amazon has become a dominant force in the global e-commerce ecosystem.</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pStyle w:val="Heading3"/>
        <w:jc w:val="both"/>
        <w:rPr>
          <w:b w:val="1"/>
          <w:bCs w:val="1"/>
          <w:color w:val="000000"/>
        </w:rPr>
      </w:pPr>
      <w:bookmarkStart w:colFirst="0" w:colLast="0" w:name="_heading=h.xsyo81fe34q6" w:id="1"/>
      <w:bookmarkEnd w:id="1"/>
      <w:r w:rsidDel="00000000" w:rsidR="00000000" w:rsidRPr="00000000">
        <w:rPr>
          <w:b w:val="1"/>
          <w:bCs w:val="1"/>
          <w:color w:val="000000"/>
          <w:rtl w:val="0"/>
        </w:rPr>
        <w:t xml:space="preserve">Product Dissection and Real-World Problems Solved by Amazon E-commerce: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Amazon, one of the world’s leading e-commerce platforms, has transformed the way people shop by effectively addressing real-world problems through its innovative product offerings. By providing a vast online marketplace, Amazon enables users to access millions of products from the comfort of their homes, bridging the gap between traditional shopping and modern convenience. With features like detailed product listings, reviews, ratings, and recommendations, Amazon solves the challenge of finding reliable products and making informed purchasing decisions. This core functionality addresses the need for convenience, transparency, and trust in a fast-paced digital world.</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Amazon's ingenious engagement and personalization features, such as “Recommended for You,” “Customers Also Bought,” and curated lists, revolutionize the shopping experience. By tackling the problem of choice overload, Amazon helps users discover products relevant to their needs and interests, saving time and effort. Furthermore, Amazon Prime, with benefits like faster delivery, exclusive deals, and access to digital content, addresses the modern customer’s demand for speed, value, and entertainment in one platform. Its robust search functionality, advanced filters, and categorization features also solve the challenge of navigating a massive online catalog efficiently, ensuring users can find exactly what they are looking for.</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In conclusion, Amazon’s product design has successfully addressed real-world problems by creating a platform that prioritizes convenience, reliability, and personalized experiences. Through its diverse features, Amazon tackles the needs for seamless shopping, trustworthy information, efficient product discovery, and fast delivery, reshaping the global retail landscape and providing practical solutions to the evolving expectations of modern consumers.</w:t>
      </w:r>
    </w:p>
    <w:p w:rsidR="00000000" w:rsidDel="00000000" w:rsidP="00000000" w:rsidRDefault="00000000" w:rsidRPr="00000000" w14:paraId="0000000E">
      <w:pPr>
        <w:jc w:val="both"/>
        <w:rPr>
          <w:b w:val="1"/>
          <w:bCs w:val="1"/>
        </w:rPr>
      </w:pPr>
      <w:r w:rsidDel="00000000" w:rsidR="00000000" w:rsidRPr="00000000">
        <w:rPr>
          <w:rtl w:val="0"/>
        </w:rPr>
      </w:r>
    </w:p>
    <w:p w:rsidR="00000000" w:rsidDel="00000000" w:rsidP="00000000" w:rsidRDefault="00000000" w:rsidRPr="00000000" w14:paraId="0000000F">
      <w:pPr>
        <w:jc w:val="both"/>
        <w:rPr>
          <w:b w:val="1"/>
          <w:bCs w:val="1"/>
          <w:color w:val="000000"/>
        </w:rPr>
      </w:pPr>
      <w:r w:rsidDel="00000000" w:rsidR="00000000" w:rsidRPr="00000000">
        <w:rPr>
          <w:b w:val="1"/>
          <w:bCs w:val="1"/>
          <w:color w:val="000000"/>
          <w:rtl w:val="0"/>
        </w:rPr>
        <w:t xml:space="preserve">Case Study: Real-World Problems and Amazon E-commerce’s Innovative Solutions</w:t>
      </w:r>
    </w:p>
    <w:p w:rsidR="00000000" w:rsidDel="00000000" w:rsidP="00000000" w:rsidRDefault="00000000" w:rsidRPr="00000000" w14:paraId="00000010">
      <w:pPr>
        <w:pStyle w:val="Heading3"/>
        <w:jc w:val="both"/>
        <w:rPr/>
      </w:pPr>
      <w:bookmarkStart w:colFirst="0" w:colLast="0" w:name="_heading=h.pr0ehowrhi5y" w:id="2"/>
      <w:bookmarkEnd w:id="2"/>
      <w:r w:rsidDel="00000000" w:rsidR="00000000" w:rsidRPr="00000000">
        <w:rPr>
          <w:rtl w:val="0"/>
        </w:rPr>
        <w:t xml:space="preserve">Amazon E-commerce, one of the world’s leading online marketplaces, has transformed the way people shop by addressing critical real-world challenges through innovation and technology. By focusing on customer needs, operational efficiency, and data-driven decision-making, Amazon has positioned itself as a solution-oriented platform that enhances convenience, trust, and accessibility in digital commerce.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pStyle w:val="Heading4"/>
        <w:jc w:val="both"/>
        <w:rPr>
          <w:b w:val="1"/>
          <w:bCs w:val="1"/>
          <w:color w:val="000000"/>
        </w:rPr>
      </w:pPr>
      <w:bookmarkStart w:colFirst="0" w:colLast="0" w:name="_heading=h.3xwwx6tukw92" w:id="3"/>
      <w:bookmarkEnd w:id="3"/>
      <w:r w:rsidDel="00000000" w:rsidR="00000000" w:rsidRPr="00000000">
        <w:rPr>
          <w:b w:val="1"/>
          <w:bCs w:val="1"/>
          <w:color w:val="000000"/>
          <w:rtl w:val="0"/>
        </w:rPr>
        <w:t xml:space="preserve">Problem 1: Limited Access to Products and Physical Stores</w:t>
      </w:r>
    </w:p>
    <w:p w:rsidR="00000000" w:rsidDel="00000000" w:rsidP="00000000" w:rsidRDefault="00000000" w:rsidRPr="00000000" w14:paraId="00000013">
      <w:pPr>
        <w:ind w:left="0" w:firstLine="0"/>
        <w:jc w:val="both"/>
        <w:rPr>
          <w:b w:val="1"/>
          <w:bCs w:val="1"/>
        </w:rPr>
      </w:pPr>
      <w:r w:rsidDel="00000000" w:rsidR="00000000" w:rsidRPr="00000000">
        <w:rPr>
          <w:rtl w:val="0"/>
        </w:rPr>
      </w:r>
    </w:p>
    <w:p w:rsidR="00000000" w:rsidDel="00000000" w:rsidP="00000000" w:rsidRDefault="00000000" w:rsidRPr="00000000" w14:paraId="00000014">
      <w:pPr>
        <w:ind w:left="0" w:firstLine="0"/>
        <w:jc w:val="both"/>
        <w:rPr/>
      </w:pPr>
      <w:r w:rsidDel="00000000" w:rsidR="00000000" w:rsidRPr="00000000">
        <w:rPr>
          <w:b w:val="1"/>
          <w:bCs w:val="1"/>
          <w:color w:val="434343"/>
          <w:rtl w:val="0"/>
        </w:rPr>
        <w:t xml:space="preserve">Real-World Challenge</w:t>
      </w:r>
      <w:r w:rsidDel="00000000" w:rsidR="00000000" w:rsidRPr="00000000">
        <w:rPr>
          <w:b w:val="1"/>
          <w:bCs w:val="1"/>
          <w:rtl w:val="0"/>
        </w:rPr>
        <w:t xml:space="preserve">:</w:t>
      </w:r>
      <w:r w:rsidDel="00000000" w:rsidR="00000000" w:rsidRPr="00000000">
        <w:rPr>
          <w:rtl w:val="0"/>
        </w:rPr>
        <w:t xml:space="preserve"> Many customers face limited access to products due to geographical constraints, lack of nearby stores, or restricted product availability in local markets. This makes shopping inconvenient and time-consuming.</w:t>
      </w:r>
    </w:p>
    <w:p w:rsidR="00000000" w:rsidDel="00000000" w:rsidP="00000000" w:rsidRDefault="00000000" w:rsidRPr="00000000" w14:paraId="00000015">
      <w:pPr>
        <w:ind w:left="0" w:firstLine="0"/>
        <w:jc w:val="both"/>
        <w:rPr/>
      </w:pPr>
      <w:r w:rsidDel="00000000" w:rsidR="00000000" w:rsidRPr="00000000">
        <w:rPr>
          <w:rtl w:val="0"/>
        </w:rPr>
      </w:r>
    </w:p>
    <w:p w:rsidR="00000000" w:rsidDel="00000000" w:rsidP="00000000" w:rsidRDefault="00000000" w:rsidRPr="00000000" w14:paraId="00000016">
      <w:pPr>
        <w:ind w:left="0" w:firstLine="0"/>
        <w:jc w:val="both"/>
        <w:rPr>
          <w:b w:val="1"/>
          <w:bCs w:val="1"/>
          <w:color w:val="434343"/>
        </w:rPr>
      </w:pPr>
      <w:r w:rsidDel="00000000" w:rsidR="00000000" w:rsidRPr="00000000">
        <w:rPr>
          <w:b w:val="1"/>
          <w:bCs w:val="1"/>
          <w:color w:val="434343"/>
          <w:rtl w:val="0"/>
        </w:rPr>
        <w:t xml:space="preserve">Amazon's Solution:</w:t>
      </w:r>
    </w:p>
    <w:p w:rsidR="00000000" w:rsidDel="00000000" w:rsidP="00000000" w:rsidRDefault="00000000" w:rsidRPr="00000000" w14:paraId="00000017">
      <w:pPr>
        <w:ind w:left="0" w:firstLine="0"/>
        <w:jc w:val="both"/>
        <w:rPr/>
      </w:pPr>
      <w:r w:rsidDel="00000000" w:rsidR="00000000" w:rsidRPr="00000000">
        <w:rPr>
          <w:rtl w:val="0"/>
        </w:rPr>
        <w:t xml:space="preserve">Amazon provides a single online platform where users can access millions of products across diverse categories from sellers worldwide. By eliminating geographical barriers and offering doorstep delivery, Amazon enables customers to shop anytime and anywhere. This approach solves the problem of limited access and brings global products to local consumers.</w:t>
      </w:r>
    </w:p>
    <w:p w:rsidR="00000000" w:rsidDel="00000000" w:rsidP="00000000" w:rsidRDefault="00000000" w:rsidRPr="00000000" w14:paraId="00000018">
      <w:pPr>
        <w:ind w:left="0" w:firstLine="0"/>
        <w:jc w:val="both"/>
        <w:rPr>
          <w:b w:val="1"/>
          <w:bCs w:val="1"/>
        </w:rPr>
      </w:pPr>
      <w:r w:rsidDel="00000000" w:rsidR="00000000" w:rsidRPr="00000000">
        <w:rPr>
          <w:rtl w:val="0"/>
        </w:rPr>
      </w:r>
    </w:p>
    <w:p w:rsidR="00000000" w:rsidDel="00000000" w:rsidP="00000000" w:rsidRDefault="00000000" w:rsidRPr="00000000" w14:paraId="00000019">
      <w:pPr>
        <w:ind w:left="0" w:firstLine="0"/>
        <w:jc w:val="both"/>
        <w:rPr>
          <w:b w:val="1"/>
          <w:bCs w:val="1"/>
          <w:color w:val="000000"/>
        </w:rPr>
      </w:pPr>
      <w:r w:rsidDel="00000000" w:rsidR="00000000" w:rsidRPr="00000000">
        <w:rPr>
          <w:b w:val="1"/>
          <w:bCs w:val="1"/>
          <w:color w:val="000000"/>
          <w:rtl w:val="0"/>
        </w:rPr>
        <w:t xml:space="preserve">Problem 2: </w:t>
      </w:r>
      <w:r w:rsidDel="00000000" w:rsidR="00000000" w:rsidRPr="00000000">
        <w:rPr>
          <w:b w:val="1"/>
          <w:bCs w:val="1"/>
          <w:rtl w:val="0"/>
        </w:rPr>
        <w:t xml:space="preserve">Lack of Trust in Online Shopping</w:t>
      </w:r>
      <w:r w:rsidDel="00000000" w:rsidR="00000000" w:rsidRPr="00000000">
        <w:rPr>
          <w:rtl w:val="0"/>
        </w:rPr>
      </w:r>
    </w:p>
    <w:p w:rsidR="00000000" w:rsidDel="00000000" w:rsidP="00000000" w:rsidRDefault="00000000" w:rsidRPr="00000000" w14:paraId="0000001A">
      <w:pPr>
        <w:ind w:left="0" w:firstLine="0"/>
        <w:jc w:val="both"/>
        <w:rPr>
          <w:b w:val="1"/>
          <w:bCs w:val="1"/>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b w:val="1"/>
          <w:bCs w:val="1"/>
          <w:color w:val="434343"/>
          <w:rtl w:val="0"/>
        </w:rPr>
        <w:t xml:space="preserve">Real-World Challenge</w:t>
      </w:r>
      <w:r w:rsidDel="00000000" w:rsidR="00000000" w:rsidRPr="00000000">
        <w:rPr>
          <w:b w:val="1"/>
          <w:bCs w:val="1"/>
          <w:rtl w:val="0"/>
        </w:rPr>
        <w:t xml:space="preserve">: </w:t>
      </w:r>
      <w:r w:rsidDel="00000000" w:rsidR="00000000" w:rsidRPr="00000000">
        <w:rPr>
          <w:rtl w:val="0"/>
        </w:rPr>
        <w:t xml:space="preserve">Customers often hesitate to shop online due to concerns about product quality, fake sellers, misleading descriptions, and unreliable services.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b w:val="1"/>
          <w:bCs w:val="1"/>
          <w:color w:val="434343"/>
        </w:rPr>
      </w:pPr>
      <w:r w:rsidDel="00000000" w:rsidR="00000000" w:rsidRPr="00000000">
        <w:rPr>
          <w:b w:val="1"/>
          <w:bCs w:val="1"/>
          <w:color w:val="434343"/>
          <w:rtl w:val="0"/>
        </w:rPr>
        <w:t xml:space="preserve">Amazon’s Solution:</w:t>
      </w:r>
    </w:p>
    <w:p w:rsidR="00000000" w:rsidDel="00000000" w:rsidP="00000000" w:rsidRDefault="00000000" w:rsidRPr="00000000" w14:paraId="0000001E">
      <w:pPr>
        <w:jc w:val="both"/>
        <w:rPr/>
      </w:pPr>
      <w:r w:rsidDel="00000000" w:rsidR="00000000" w:rsidRPr="00000000">
        <w:rPr>
          <w:rtl w:val="0"/>
        </w:rPr>
        <w:t xml:space="preserve">Amazon builds trust through verified sellers, detailed product descriptions, customer reviews, ratings, and feedback systems. Features such as “Verified Purchase” reviews and seller ratings help users make informed decisions, reducing uncertainty and increasing confidence in online shopping.</w:t>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color w:val="000000"/>
          <w:rtl w:val="0"/>
        </w:rPr>
        <w:t xml:space="preserve">Problem 3: </w:t>
      </w:r>
      <w:r w:rsidDel="00000000" w:rsidR="00000000" w:rsidRPr="00000000">
        <w:rPr>
          <w:b w:val="1"/>
          <w:bCs w:val="1"/>
          <w:rtl w:val="0"/>
        </w:rPr>
        <w:t xml:space="preserve">Difficulty in Finding Relevant Products</w:t>
      </w:r>
    </w:p>
    <w:p w:rsidR="00000000" w:rsidDel="00000000" w:rsidP="00000000" w:rsidRDefault="00000000" w:rsidRPr="00000000" w14:paraId="00000021">
      <w:pPr>
        <w:jc w:val="both"/>
        <w:rPr>
          <w:b w:val="1"/>
          <w:bCs w:val="1"/>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bCs w:val="1"/>
          <w:color w:val="434343"/>
          <w:rtl w:val="0"/>
        </w:rPr>
        <w:t xml:space="preserve">Real-World Challenge</w:t>
      </w:r>
      <w:r w:rsidDel="00000000" w:rsidR="00000000" w:rsidRPr="00000000">
        <w:rPr>
          <w:b w:val="1"/>
          <w:bCs w:val="1"/>
          <w:rtl w:val="0"/>
        </w:rPr>
        <w:t xml:space="preserve">: </w:t>
      </w:r>
      <w:r w:rsidDel="00000000" w:rsidR="00000000" w:rsidRPr="00000000">
        <w:rPr>
          <w:rtl w:val="0"/>
        </w:rPr>
        <w:t xml:space="preserve">With thousands of products available, customers may feel overwhelmed and struggle to find items that match their needs and preferences.</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b w:val="1"/>
          <w:bCs w:val="1"/>
          <w:color w:val="434343"/>
        </w:rPr>
      </w:pPr>
      <w:r w:rsidDel="00000000" w:rsidR="00000000" w:rsidRPr="00000000">
        <w:rPr>
          <w:b w:val="1"/>
          <w:bCs w:val="1"/>
          <w:color w:val="434343"/>
          <w:rtl w:val="0"/>
        </w:rPr>
        <w:t xml:space="preserve">Amazon's Solution:</w:t>
      </w:r>
    </w:p>
    <w:p w:rsidR="00000000" w:rsidDel="00000000" w:rsidP="00000000" w:rsidRDefault="00000000" w:rsidRPr="00000000" w14:paraId="00000025">
      <w:pPr>
        <w:jc w:val="both"/>
        <w:rPr/>
      </w:pPr>
      <w:r w:rsidDel="00000000" w:rsidR="00000000" w:rsidRPr="00000000">
        <w:rPr>
          <w:rtl w:val="0"/>
        </w:rPr>
        <w:t xml:space="preserve">Amazon uses advanced algorithms and user behavior data to offer personalized recommendations such as “Recommended for You” and “Customers Also Bought.” This intelligent filtering and recommendation system simplifies product discovery and enhances the overall shopping experience.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pStyle w:val="Heading4"/>
        <w:jc w:val="both"/>
        <w:rPr>
          <w:b w:val="1"/>
          <w:bCs w:val="1"/>
          <w:color w:val="000000"/>
        </w:rPr>
      </w:pPr>
      <w:bookmarkStart w:colFirst="0" w:colLast="0" w:name="_heading=h.875mp9fq0z93" w:id="4"/>
      <w:bookmarkEnd w:id="4"/>
      <w:r w:rsidDel="00000000" w:rsidR="00000000" w:rsidRPr="00000000">
        <w:rPr>
          <w:b w:val="1"/>
          <w:bCs w:val="1"/>
          <w:color w:val="000000"/>
          <w:rtl w:val="0"/>
        </w:rPr>
        <w:t xml:space="preserve">Problem 4: Slow and Unreliable Delivery</w:t>
      </w:r>
    </w:p>
    <w:p w:rsidR="00000000" w:rsidDel="00000000" w:rsidP="00000000" w:rsidRDefault="00000000" w:rsidRPr="00000000" w14:paraId="00000028">
      <w:pPr>
        <w:jc w:val="both"/>
        <w:rPr/>
      </w:pPr>
      <w:r w:rsidDel="00000000" w:rsidR="00000000" w:rsidRPr="00000000">
        <w:rPr>
          <w:b w:val="1"/>
          <w:bCs w:val="1"/>
          <w:color w:val="434343"/>
          <w:rtl w:val="0"/>
        </w:rPr>
        <w:t xml:space="preserve">Real-World Challenge</w:t>
      </w:r>
      <w:r w:rsidDel="00000000" w:rsidR="00000000" w:rsidRPr="00000000">
        <w:rPr>
          <w:b w:val="1"/>
          <w:bCs w:val="1"/>
          <w:rtl w:val="0"/>
        </w:rPr>
        <w:t xml:space="preserve">:</w:t>
      </w:r>
      <w:r w:rsidDel="00000000" w:rsidR="00000000" w:rsidRPr="00000000">
        <w:rPr>
          <w:rtl w:val="0"/>
        </w:rPr>
        <w:t xml:space="preserve"> Delayed deliveries and lack of order visibility are common problems in online commerce, leading to customer dissatisfaction.</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color w:val="434343"/>
        </w:rPr>
      </w:pPr>
      <w:r w:rsidDel="00000000" w:rsidR="00000000" w:rsidRPr="00000000">
        <w:rPr>
          <w:b w:val="1"/>
          <w:bCs w:val="1"/>
          <w:color w:val="434343"/>
          <w:rtl w:val="0"/>
        </w:rPr>
        <w:t xml:space="preserve">Amazon's Solution:</w:t>
      </w:r>
    </w:p>
    <w:p w:rsidR="00000000" w:rsidDel="00000000" w:rsidP="00000000" w:rsidRDefault="00000000" w:rsidRPr="00000000" w14:paraId="0000002B">
      <w:pPr>
        <w:jc w:val="both"/>
        <w:rPr/>
      </w:pPr>
      <w:r w:rsidDel="00000000" w:rsidR="00000000" w:rsidRPr="00000000">
        <w:rPr>
          <w:rtl w:val="0"/>
        </w:rPr>
        <w:t xml:space="preserve">Amazon has developed a strong logistics and fulfillment network with real-time order tracking. Services like Amazon Prime offer fast, reliable, and sometimes same-day delivery. These innovations significantly improve delivery efficiency and customer satisfaction.</w:t>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jc w:val="both"/>
        <w:rPr>
          <w:b w:val="1"/>
          <w:bCs w:val="1"/>
          <w:color w:val="000000"/>
        </w:rPr>
      </w:pPr>
      <w:r w:rsidDel="00000000" w:rsidR="00000000" w:rsidRPr="00000000">
        <w:rPr>
          <w:b w:val="1"/>
          <w:bCs w:val="1"/>
          <w:color w:val="000000"/>
          <w:rtl w:val="0"/>
        </w:rPr>
        <w:t xml:space="preserve">Conclusion:</w:t>
      </w:r>
    </w:p>
    <w:p w:rsidR="00000000" w:rsidDel="00000000" w:rsidP="00000000" w:rsidRDefault="00000000" w:rsidRPr="00000000" w14:paraId="0000002E">
      <w:pPr>
        <w:jc w:val="both"/>
        <w:rPr/>
      </w:pPr>
      <w:r w:rsidDel="00000000" w:rsidR="00000000" w:rsidRPr="00000000">
        <w:rPr>
          <w:rtl w:val="0"/>
        </w:rPr>
        <w:t xml:space="preserve">Amazon E-commerce’s success lies in its ability to identify real-world shopping challenges and solve them through innovation, technology, and a customer-centric approach. By improving product accessibility, building trust, enhancing discovery, ensuring fast delivery, and simplifying returns, Amazon has reshaped the digital shopping experience. This case study highlights how Amazon’s innovative solutions not only address user problems but also influence its platform design and data architecture, making it a strong example of effective product engineering.</w:t>
      </w:r>
    </w:p>
    <w:p w:rsidR="00000000" w:rsidDel="00000000" w:rsidP="00000000" w:rsidRDefault="00000000" w:rsidRPr="00000000" w14:paraId="0000002F">
      <w:pPr>
        <w:pStyle w:val="Heading3"/>
        <w:jc w:val="both"/>
        <w:rPr>
          <w:b w:val="1"/>
          <w:bCs w:val="1"/>
        </w:rPr>
      </w:pPr>
      <w:bookmarkStart w:colFirst="0" w:colLast="0" w:name="_heading=h.oolue946ayt1" w:id="5"/>
      <w:bookmarkEnd w:id="5"/>
      <w:r w:rsidDel="00000000" w:rsidR="00000000" w:rsidRPr="00000000">
        <w:rPr>
          <w:b w:val="1"/>
          <w:bCs w:val="1"/>
          <w:rtl w:val="0"/>
        </w:rPr>
        <w:t xml:space="preserve">Top Features of Amazon E-commerce:</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numPr>
          <w:ilvl w:val="0"/>
          <w:numId w:val="7"/>
        </w:numPr>
        <w:ind w:left="720" w:hanging="360"/>
        <w:jc w:val="both"/>
        <w:rPr>
          <w:u w:val="none"/>
        </w:rPr>
      </w:pPr>
      <w:r w:rsidDel="00000000" w:rsidR="00000000" w:rsidRPr="00000000">
        <w:rPr>
          <w:b w:val="1"/>
          <w:bCs w:val="1"/>
          <w:rtl w:val="0"/>
        </w:rPr>
        <w:t xml:space="preserve">User Accounts:</w:t>
      </w:r>
      <w:r w:rsidDel="00000000" w:rsidR="00000000" w:rsidRPr="00000000">
        <w:rPr>
          <w:rtl w:val="0"/>
        </w:rPr>
        <w:t xml:space="preserve"> Amazon allows users to create personal accounts that store essential information such as name, contact details, delivery addresses, and payment preferences. These accounts enable a personalised shopping experience by tracking browsing history, past purchases, and preferences, helping Amazon recommend relevant products to each user.</w:t>
      </w:r>
    </w:p>
    <w:p w:rsidR="00000000" w:rsidDel="00000000" w:rsidP="00000000" w:rsidRDefault="00000000" w:rsidRPr="00000000" w14:paraId="00000032">
      <w:pPr>
        <w:ind w:left="720" w:firstLine="0"/>
        <w:jc w:val="both"/>
        <w:rPr/>
      </w:pPr>
      <w:r w:rsidDel="00000000" w:rsidR="00000000" w:rsidRPr="00000000">
        <w:rPr>
          <w:rtl w:val="0"/>
        </w:rPr>
      </w:r>
    </w:p>
    <w:p w:rsidR="00000000" w:rsidDel="00000000" w:rsidP="00000000" w:rsidRDefault="00000000" w:rsidRPr="00000000" w14:paraId="00000033">
      <w:pPr>
        <w:numPr>
          <w:ilvl w:val="0"/>
          <w:numId w:val="7"/>
        </w:numPr>
        <w:ind w:left="720" w:hanging="360"/>
        <w:jc w:val="both"/>
        <w:rPr>
          <w:u w:val="none"/>
        </w:rPr>
      </w:pPr>
      <w:r w:rsidDel="00000000" w:rsidR="00000000" w:rsidRPr="00000000">
        <w:rPr>
          <w:b w:val="1"/>
          <w:bCs w:val="1"/>
          <w:rtl w:val="0"/>
        </w:rPr>
        <w:t xml:space="preserve">Product Catalogue:</w:t>
      </w:r>
      <w:r w:rsidDel="00000000" w:rsidR="00000000" w:rsidRPr="00000000">
        <w:rPr>
          <w:rtl w:val="0"/>
        </w:rPr>
        <w:t xml:space="preserve">One of Amazon’s strongest features is its vast and well-organised product catalogue. Each product listing includes essential information such as images, pricing, descriptions, and seller details. This structured presentation helps users evaluate products easily before making a purchase.</w:t>
      </w:r>
    </w:p>
    <w:p w:rsidR="00000000" w:rsidDel="00000000" w:rsidP="00000000" w:rsidRDefault="00000000" w:rsidRPr="00000000" w14:paraId="00000034">
      <w:pPr>
        <w:ind w:left="720" w:firstLine="0"/>
        <w:jc w:val="both"/>
        <w:rPr/>
      </w:pPr>
      <w:r w:rsidDel="00000000" w:rsidR="00000000" w:rsidRPr="00000000">
        <w:rPr>
          <w:rtl w:val="0"/>
        </w:rPr>
      </w:r>
    </w:p>
    <w:p w:rsidR="00000000" w:rsidDel="00000000" w:rsidP="00000000" w:rsidRDefault="00000000" w:rsidRPr="00000000" w14:paraId="00000035">
      <w:pPr>
        <w:numPr>
          <w:ilvl w:val="0"/>
          <w:numId w:val="7"/>
        </w:numPr>
        <w:ind w:left="720" w:hanging="360"/>
        <w:jc w:val="both"/>
        <w:rPr>
          <w:u w:val="none"/>
        </w:rPr>
      </w:pPr>
      <w:r w:rsidDel="00000000" w:rsidR="00000000" w:rsidRPr="00000000">
        <w:rPr>
          <w:b w:val="1"/>
          <w:bCs w:val="1"/>
          <w:rtl w:val="0"/>
        </w:rPr>
        <w:t xml:space="preserve">Shopping Cart and Checkout</w:t>
      </w:r>
      <w:r w:rsidDel="00000000" w:rsidR="00000000" w:rsidRPr="00000000">
        <w:rPr>
          <w:rtl w:val="0"/>
        </w:rPr>
        <w:t xml:space="preserve">: Amazon provides a seamless shopping cart system where users can add, remove, or save items for later. The streamlined checkout process supports multiple payment methods and allows users to place orders quickly and securely, enhancing the overall shopping experience.</w:t>
      </w:r>
      <w:r w:rsidDel="00000000" w:rsidR="00000000" w:rsidRPr="00000000">
        <w:rPr>
          <w:rtl w:val="0"/>
        </w:rPr>
      </w:r>
    </w:p>
    <w:p w:rsidR="00000000" w:rsidDel="00000000" w:rsidP="00000000" w:rsidRDefault="00000000" w:rsidRPr="00000000" w14:paraId="00000036">
      <w:pPr>
        <w:ind w:left="720" w:firstLine="0"/>
        <w:jc w:val="both"/>
        <w:rPr/>
      </w:pPr>
      <w:r w:rsidDel="00000000" w:rsidR="00000000" w:rsidRPr="00000000">
        <w:rPr>
          <w:rtl w:val="0"/>
        </w:rPr>
      </w:r>
    </w:p>
    <w:p w:rsidR="00000000" w:rsidDel="00000000" w:rsidP="00000000" w:rsidRDefault="00000000" w:rsidRPr="00000000" w14:paraId="00000037">
      <w:pPr>
        <w:numPr>
          <w:ilvl w:val="0"/>
          <w:numId w:val="7"/>
        </w:numPr>
        <w:ind w:left="720" w:hanging="360"/>
        <w:jc w:val="both"/>
        <w:rPr>
          <w:u w:val="none"/>
        </w:rPr>
      </w:pPr>
      <w:r w:rsidDel="00000000" w:rsidR="00000000" w:rsidRPr="00000000">
        <w:rPr>
          <w:b w:val="1"/>
          <w:bCs w:val="1"/>
          <w:rtl w:val="0"/>
        </w:rPr>
        <w:t xml:space="preserve">Orders and Delivery Tracking:</w:t>
      </w:r>
      <w:r w:rsidDel="00000000" w:rsidR="00000000" w:rsidRPr="00000000">
        <w:rPr>
          <w:rtl w:val="0"/>
        </w:rPr>
        <w:t xml:space="preserve"> After placing an order, users can track their shipments in real time. Amazon provides updates on order status, expected delivery dates, and delivery progress, ensuring transparency and reliability throughout the fulfillment process.</w:t>
      </w:r>
    </w:p>
    <w:p w:rsidR="00000000" w:rsidDel="00000000" w:rsidP="00000000" w:rsidRDefault="00000000" w:rsidRPr="00000000" w14:paraId="00000038">
      <w:pPr>
        <w:numPr>
          <w:ilvl w:val="0"/>
          <w:numId w:val="7"/>
        </w:numPr>
        <w:ind w:left="720" w:hanging="360"/>
        <w:jc w:val="both"/>
        <w:rPr>
          <w:u w:val="none"/>
        </w:rPr>
      </w:pPr>
      <w:r w:rsidDel="00000000" w:rsidR="00000000" w:rsidRPr="00000000">
        <w:rPr>
          <w:b w:val="1"/>
          <w:bCs w:val="1"/>
          <w:rtl w:val="0"/>
        </w:rPr>
        <w:t xml:space="preserve">ExploreSearch and Filters:</w:t>
      </w:r>
      <w:r w:rsidDel="00000000" w:rsidR="00000000" w:rsidRPr="00000000">
        <w:rPr>
          <w:rtl w:val="0"/>
        </w:rPr>
        <w:t xml:space="preserve"> Amazon offers a powerful search engine with advanced filtering options such as category, price range, brand, ratings, and delivery time. These features help users quickly find products that match their specific needs, improving efficiency and usability.</w:t>
      </w:r>
    </w:p>
    <w:p w:rsidR="00000000" w:rsidDel="00000000" w:rsidP="00000000" w:rsidRDefault="00000000" w:rsidRPr="00000000" w14:paraId="00000039">
      <w:pPr>
        <w:ind w:left="720" w:firstLine="0"/>
        <w:jc w:val="both"/>
        <w:rPr/>
      </w:pPr>
      <w:r w:rsidDel="00000000" w:rsidR="00000000" w:rsidRPr="00000000">
        <w:rPr>
          <w:rtl w:val="0"/>
        </w:rPr>
      </w:r>
    </w:p>
    <w:p w:rsidR="00000000" w:rsidDel="00000000" w:rsidP="00000000" w:rsidRDefault="00000000" w:rsidRPr="00000000" w14:paraId="0000003A">
      <w:pPr>
        <w:numPr>
          <w:ilvl w:val="0"/>
          <w:numId w:val="7"/>
        </w:numPr>
        <w:ind w:left="720" w:hanging="360"/>
        <w:jc w:val="both"/>
        <w:rPr>
          <w:u w:val="none"/>
        </w:rPr>
      </w:pPr>
      <w:r w:rsidDel="00000000" w:rsidR="00000000" w:rsidRPr="00000000">
        <w:rPr>
          <w:b w:val="1"/>
          <w:bCs w:val="1"/>
          <w:rtl w:val="0"/>
        </w:rPr>
        <w:t xml:space="preserve">Personalised Shopping Experience:</w:t>
      </w:r>
      <w:r w:rsidDel="00000000" w:rsidR="00000000" w:rsidRPr="00000000">
        <w:rPr>
          <w:rtl w:val="0"/>
        </w:rPr>
        <w:t xml:space="preserve"> By analysing user interactions and purchase history, Amazon suggests relevant products tailored to individual interests. These personalised recommendations enhance engagement and make product discovery more meaningful.</w:t>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pStyle w:val="Heading3"/>
        <w:jc w:val="both"/>
        <w:rPr>
          <w:b w:val="1"/>
          <w:bCs w:val="1"/>
        </w:rPr>
      </w:pPr>
      <w:bookmarkStart w:colFirst="0" w:colLast="0" w:name="_heading=h.qpuiue9t89gl" w:id="6"/>
      <w:bookmarkEnd w:id="6"/>
      <w:r w:rsidDel="00000000" w:rsidR="00000000" w:rsidRPr="00000000">
        <w:rPr>
          <w:b w:val="1"/>
          <w:bCs w:val="1"/>
          <w:rtl w:val="0"/>
        </w:rPr>
        <w:t xml:space="preserve">Schema Description: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The schema for Amazon E-commerce consists of multiple entities that represent various aspects of the online shopping platform. These entities model users, products, sellers, orders, payments, reviews, and returns. Each entity contains specific attributes and maintains relationships with other entities to support Amazon’s large-scale e-commerce operations and data-driven decision-making.</w:t>
      </w:r>
    </w:p>
    <w:p w:rsidR="00000000" w:rsidDel="00000000" w:rsidP="00000000" w:rsidRDefault="00000000" w:rsidRPr="00000000" w14:paraId="0000003F">
      <w:pPr>
        <w:jc w:val="both"/>
        <w:rPr>
          <w:b w:val="1"/>
          <w:bCs w:val="1"/>
        </w:rPr>
      </w:pPr>
      <w:r w:rsidDel="00000000" w:rsidR="00000000" w:rsidRPr="00000000">
        <w:rPr>
          <w:rtl w:val="0"/>
        </w:rPr>
      </w:r>
    </w:p>
    <w:p w:rsidR="00000000" w:rsidDel="00000000" w:rsidP="00000000" w:rsidRDefault="00000000" w:rsidRPr="00000000" w14:paraId="00000040">
      <w:pPr>
        <w:jc w:val="both"/>
        <w:rPr>
          <w:b w:val="1"/>
          <w:bCs w:val="1"/>
        </w:rPr>
      </w:pPr>
      <w:r w:rsidDel="00000000" w:rsidR="00000000" w:rsidRPr="00000000">
        <w:rPr>
          <w:b w:val="1"/>
          <w:bCs w:val="1"/>
          <w:rtl w:val="0"/>
        </w:rPr>
        <w:t xml:space="preserve">User Entity:</w:t>
      </w:r>
    </w:p>
    <w:p w:rsidR="00000000" w:rsidDel="00000000" w:rsidP="00000000" w:rsidRDefault="00000000" w:rsidRPr="00000000" w14:paraId="00000041">
      <w:pPr>
        <w:ind w:left="0" w:firstLine="0"/>
        <w:jc w:val="both"/>
        <w:rPr/>
      </w:pPr>
      <w:r w:rsidDel="00000000" w:rsidR="00000000" w:rsidRPr="00000000">
        <w:rPr>
          <w:rtl w:val="0"/>
        </w:rPr>
        <w:t xml:space="preserve">Users are central to the Amazon platform as they browse products,place orders,and provide feedback:</w:t>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numPr>
          <w:ilvl w:val="0"/>
          <w:numId w:val="5"/>
        </w:numPr>
        <w:ind w:left="720" w:hanging="360"/>
        <w:jc w:val="both"/>
        <w:rPr>
          <w:u w:val="none"/>
        </w:rPr>
      </w:pPr>
      <w:r w:rsidDel="00000000" w:rsidR="00000000" w:rsidRPr="00000000">
        <w:rPr>
          <w:b w:val="1"/>
          <w:bCs w:val="1"/>
          <w:rtl w:val="0"/>
        </w:rPr>
        <w:t xml:space="preserve">UserID (Primary Key)</w:t>
      </w:r>
      <w:r w:rsidDel="00000000" w:rsidR="00000000" w:rsidRPr="00000000">
        <w:rPr>
          <w:rtl w:val="0"/>
        </w:rPr>
        <w:t xml:space="preserve">: A unique identifier for each user.</w:t>
      </w:r>
      <w:r w:rsidDel="00000000" w:rsidR="00000000" w:rsidRPr="00000000">
        <w:rPr>
          <w:rtl w:val="0"/>
        </w:rPr>
      </w:r>
    </w:p>
    <w:p w:rsidR="00000000" w:rsidDel="00000000" w:rsidP="00000000" w:rsidRDefault="00000000" w:rsidRPr="00000000" w14:paraId="00000044">
      <w:pPr>
        <w:numPr>
          <w:ilvl w:val="0"/>
          <w:numId w:val="5"/>
        </w:numPr>
        <w:ind w:left="720" w:hanging="360"/>
        <w:jc w:val="both"/>
        <w:rPr>
          <w:u w:val="none"/>
        </w:rPr>
      </w:pPr>
      <w:r w:rsidDel="00000000" w:rsidR="00000000" w:rsidRPr="00000000">
        <w:rPr>
          <w:b w:val="1"/>
          <w:bCs w:val="1"/>
          <w:rtl w:val="0"/>
        </w:rPr>
        <w:t xml:space="preserve">Username</w:t>
      </w:r>
      <w:r w:rsidDel="00000000" w:rsidR="00000000" w:rsidRPr="00000000">
        <w:rPr>
          <w:rtl w:val="0"/>
        </w:rPr>
        <w:t xml:space="preserve">: The full name of the user.</w:t>
      </w:r>
      <w:r w:rsidDel="00000000" w:rsidR="00000000" w:rsidRPr="00000000">
        <w:rPr>
          <w:rtl w:val="0"/>
        </w:rPr>
      </w:r>
    </w:p>
    <w:p w:rsidR="00000000" w:rsidDel="00000000" w:rsidP="00000000" w:rsidRDefault="00000000" w:rsidRPr="00000000" w14:paraId="00000045">
      <w:pPr>
        <w:numPr>
          <w:ilvl w:val="0"/>
          <w:numId w:val="5"/>
        </w:numPr>
        <w:ind w:left="720" w:hanging="360"/>
        <w:jc w:val="both"/>
        <w:rPr>
          <w:u w:val="none"/>
        </w:rPr>
      </w:pPr>
      <w:r w:rsidDel="00000000" w:rsidR="00000000" w:rsidRPr="00000000">
        <w:rPr>
          <w:b w:val="1"/>
          <w:bCs w:val="1"/>
          <w:rtl w:val="0"/>
        </w:rPr>
        <w:t xml:space="preserve">Email</w:t>
      </w:r>
      <w:r w:rsidDel="00000000" w:rsidR="00000000" w:rsidRPr="00000000">
        <w:rPr>
          <w:rtl w:val="0"/>
        </w:rPr>
        <w:t xml:space="preserve">: The user's email address used for communication and login.</w:t>
      </w:r>
      <w:r w:rsidDel="00000000" w:rsidR="00000000" w:rsidRPr="00000000">
        <w:rPr>
          <w:rtl w:val="0"/>
        </w:rPr>
      </w:r>
    </w:p>
    <w:p w:rsidR="00000000" w:rsidDel="00000000" w:rsidP="00000000" w:rsidRDefault="00000000" w:rsidRPr="00000000" w14:paraId="00000046">
      <w:pPr>
        <w:numPr>
          <w:ilvl w:val="0"/>
          <w:numId w:val="5"/>
        </w:numPr>
        <w:ind w:left="720" w:hanging="360"/>
        <w:jc w:val="both"/>
        <w:rPr>
          <w:u w:val="none"/>
        </w:rPr>
      </w:pPr>
      <w:r w:rsidDel="00000000" w:rsidR="00000000" w:rsidRPr="00000000">
        <w:rPr>
          <w:b w:val="1"/>
          <w:bCs w:val="1"/>
          <w:rtl w:val="0"/>
        </w:rPr>
        <w:t xml:space="preserve">Phone</w:t>
      </w:r>
      <w:r w:rsidDel="00000000" w:rsidR="00000000" w:rsidRPr="00000000">
        <w:rPr>
          <w:rtl w:val="0"/>
        </w:rPr>
        <w:t xml:space="preserve">: Contact number of the user.</w:t>
      </w:r>
      <w:r w:rsidDel="00000000" w:rsidR="00000000" w:rsidRPr="00000000">
        <w:rPr>
          <w:rtl w:val="0"/>
        </w:rPr>
      </w:r>
    </w:p>
    <w:p w:rsidR="00000000" w:rsidDel="00000000" w:rsidP="00000000" w:rsidRDefault="00000000" w:rsidRPr="00000000" w14:paraId="00000047">
      <w:pPr>
        <w:numPr>
          <w:ilvl w:val="0"/>
          <w:numId w:val="5"/>
        </w:numPr>
        <w:ind w:left="720" w:hanging="360"/>
        <w:jc w:val="both"/>
        <w:rPr>
          <w:u w:val="none"/>
        </w:rPr>
      </w:pPr>
      <w:r w:rsidDel="00000000" w:rsidR="00000000" w:rsidRPr="00000000">
        <w:rPr>
          <w:b w:val="1"/>
          <w:bCs w:val="1"/>
          <w:rtl w:val="0"/>
        </w:rPr>
        <w:t xml:space="preserve">Address</w:t>
      </w:r>
      <w:r w:rsidDel="00000000" w:rsidR="00000000" w:rsidRPr="00000000">
        <w:rPr>
          <w:rtl w:val="0"/>
        </w:rPr>
        <w:t xml:space="preserve">: Delivery address of the user.</w:t>
      </w:r>
      <w:r w:rsidDel="00000000" w:rsidR="00000000" w:rsidRPr="00000000">
        <w:rPr>
          <w:rtl w:val="0"/>
        </w:rPr>
      </w:r>
    </w:p>
    <w:p w:rsidR="00000000" w:rsidDel="00000000" w:rsidP="00000000" w:rsidRDefault="00000000" w:rsidRPr="00000000" w14:paraId="00000048">
      <w:pPr>
        <w:numPr>
          <w:ilvl w:val="0"/>
          <w:numId w:val="5"/>
        </w:numPr>
        <w:ind w:left="720" w:hanging="360"/>
        <w:jc w:val="both"/>
        <w:rPr>
          <w:u w:val="none"/>
        </w:rPr>
      </w:pPr>
      <w:r w:rsidDel="00000000" w:rsidR="00000000" w:rsidRPr="00000000">
        <w:rPr>
          <w:b w:val="1"/>
          <w:bCs w:val="1"/>
          <w:rtl w:val="0"/>
        </w:rPr>
        <w:t xml:space="preserve">Registration_Date</w:t>
      </w:r>
      <w:r w:rsidDel="00000000" w:rsidR="00000000" w:rsidRPr="00000000">
        <w:rPr>
          <w:rtl w:val="0"/>
        </w:rPr>
        <w:t xml:space="preserve">: The date when the user created an Amazon account.</w:t>
      </w:r>
      <w:r w:rsidDel="00000000" w:rsidR="00000000" w:rsidRPr="00000000">
        <w:rPr>
          <w:rtl w:val="0"/>
        </w:rPr>
      </w:r>
    </w:p>
    <w:p w:rsidR="00000000" w:rsidDel="00000000" w:rsidP="00000000" w:rsidRDefault="00000000" w:rsidRPr="00000000" w14:paraId="00000049">
      <w:pPr>
        <w:ind w:left="1440" w:firstLine="0"/>
        <w:jc w:val="both"/>
        <w:rPr/>
      </w:pPr>
      <w:r w:rsidDel="00000000" w:rsidR="00000000" w:rsidRPr="00000000">
        <w:rPr>
          <w:rtl w:val="0"/>
        </w:rPr>
      </w:r>
    </w:p>
    <w:sdt>
      <w:sdtPr>
        <w:id w:val="1228374521"/>
        <w:tag w:val="goog_rdk_3"/>
      </w:sdtPr>
      <w:sdtContent>
        <w:p w:rsidR="00000000" w:rsidDel="00000000" w:rsidP="00000000" w:rsidRDefault="00000000" w:rsidRPr="00000000" w14:paraId="0000004A">
          <w:pPr>
            <w:ind w:left="0" w:firstLine="0"/>
            <w:jc w:val="both"/>
            <w:rPr>
              <w:ins w:author="Daud Khan" w:id="0" w:date="2026-02-14T08:54:05Z"/>
              <w:b w:val="1"/>
              <w:bCs w:val="1"/>
              <w:rPrChange w:author="Daud Khan" w:id="1" w:date="2026-02-14T08:54:05Z">
                <w:rPr/>
              </w:rPrChange>
            </w:rPr>
          </w:pPr>
          <w:sdt>
            <w:sdtPr>
              <w:id w:val="149008559"/>
              <w:tag w:val="goog_rdk_1"/>
            </w:sdtPr>
            <w:sdtContent>
              <w:ins w:author="Daud Khan" w:id="0" w:date="2026-02-14T08:54:05Z"/>
              <w:sdt>
                <w:sdtPr>
                  <w:id w:val="-172372228"/>
                  <w:tag w:val="goog_rdk_2"/>
                </w:sdtPr>
                <w:sdtContent>
                  <w:ins w:author="Daud Khan" w:id="0" w:date="2026-02-14T08:54:05Z">
                    <w:r w:rsidDel="00000000" w:rsidR="00000000" w:rsidRPr="00000000">
                      <w:rPr>
                        <w:rtl w:val="0"/>
                      </w:rPr>
                    </w:r>
                  </w:ins>
                </w:sdtContent>
              </w:sdt>
              <w:ins w:author="Daud Khan" w:id="0" w:date="2026-02-14T08:54:05Z"/>
            </w:sdtContent>
          </w:sdt>
        </w:p>
      </w:sdtContent>
    </w:sdt>
    <w:sdt>
      <w:sdtPr>
        <w:id w:val="996726359"/>
        <w:tag w:val="goog_rdk_6"/>
      </w:sdtPr>
      <w:sdtContent>
        <w:p w:rsidR="00000000" w:rsidDel="00000000" w:rsidP="00000000" w:rsidRDefault="00000000" w:rsidRPr="00000000" w14:paraId="0000004B">
          <w:pPr>
            <w:ind w:left="0" w:firstLine="0"/>
            <w:jc w:val="both"/>
            <w:rPr>
              <w:ins w:author="Daud Khan" w:id="0" w:date="2026-02-14T08:54:05Z"/>
              <w:b w:val="1"/>
              <w:bCs w:val="1"/>
              <w:rPrChange w:author="Daud Khan" w:id="1" w:date="2026-02-14T08:54:05Z">
                <w:rPr/>
              </w:rPrChange>
            </w:rPr>
          </w:pPr>
          <w:sdt>
            <w:sdtPr>
              <w:id w:val="114084180"/>
              <w:tag w:val="goog_rdk_4"/>
            </w:sdtPr>
            <w:sdtContent>
              <w:ins w:author="Daud Khan" w:id="0" w:date="2026-02-14T08:54:05Z"/>
              <w:sdt>
                <w:sdtPr>
                  <w:id w:val="-286987562"/>
                  <w:tag w:val="goog_rdk_5"/>
                </w:sdtPr>
                <w:sdtContent>
                  <w:ins w:author="Daud Khan" w:id="0" w:date="2026-02-14T08:54:05Z">
                    <w:r w:rsidDel="00000000" w:rsidR="00000000" w:rsidRPr="00000000">
                      <w:rPr>
                        <w:rtl w:val="0"/>
                      </w:rPr>
                    </w:r>
                  </w:ins>
                </w:sdtContent>
              </w:sdt>
              <w:ins w:author="Daud Khan" w:id="0" w:date="2026-02-14T08:54:05Z"/>
            </w:sdtContent>
          </w:sdt>
        </w:p>
      </w:sdtContent>
    </w:sdt>
    <w:p w:rsidR="00000000" w:rsidDel="00000000" w:rsidP="00000000" w:rsidRDefault="00000000" w:rsidRPr="00000000" w14:paraId="0000004C">
      <w:pPr>
        <w:ind w:left="0" w:firstLine="0"/>
        <w:jc w:val="both"/>
        <w:rPr>
          <w:b w:val="1"/>
          <w:bCs w:val="1"/>
        </w:rPr>
      </w:pPr>
      <w:r w:rsidDel="00000000" w:rsidR="00000000" w:rsidRPr="00000000">
        <w:rPr>
          <w:b w:val="1"/>
          <w:bCs w:val="1"/>
          <w:rtl w:val="0"/>
        </w:rPr>
        <w:t xml:space="preserve">Seller Entity:</w:t>
      </w:r>
    </w:p>
    <w:p w:rsidR="00000000" w:rsidDel="00000000" w:rsidP="00000000" w:rsidRDefault="00000000" w:rsidRPr="00000000" w14:paraId="0000004D">
      <w:pPr>
        <w:ind w:left="0" w:firstLine="0"/>
        <w:jc w:val="both"/>
        <w:rPr/>
      </w:pPr>
      <w:r w:rsidDel="00000000" w:rsidR="00000000" w:rsidRPr="00000000">
        <w:rPr>
          <w:rtl w:val="0"/>
        </w:rPr>
        <w:t xml:space="preserve">Sellers represents business or individuals who list product on Amazon:</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numPr>
          <w:ilvl w:val="0"/>
          <w:numId w:val="8"/>
        </w:numPr>
        <w:ind w:left="720" w:hanging="360"/>
        <w:jc w:val="both"/>
        <w:rPr>
          <w:u w:val="none"/>
        </w:rPr>
      </w:pPr>
      <w:r w:rsidDel="00000000" w:rsidR="00000000" w:rsidRPr="00000000">
        <w:rPr>
          <w:b w:val="1"/>
          <w:bCs w:val="1"/>
          <w:rtl w:val="0"/>
        </w:rPr>
        <w:t xml:space="preserve">SellerID (Primary Key): </w:t>
      </w:r>
      <w:r w:rsidDel="00000000" w:rsidR="00000000" w:rsidRPr="00000000">
        <w:rPr>
          <w:rtl w:val="0"/>
        </w:rPr>
        <w:t xml:space="preserve">A unique identifier for each seller.</w:t>
      </w:r>
      <w:r w:rsidDel="00000000" w:rsidR="00000000" w:rsidRPr="00000000">
        <w:rPr>
          <w:rtl w:val="0"/>
        </w:rPr>
      </w:r>
    </w:p>
    <w:p w:rsidR="00000000" w:rsidDel="00000000" w:rsidP="00000000" w:rsidRDefault="00000000" w:rsidRPr="00000000" w14:paraId="00000050">
      <w:pPr>
        <w:numPr>
          <w:ilvl w:val="0"/>
          <w:numId w:val="8"/>
        </w:numPr>
        <w:ind w:left="720" w:hanging="360"/>
        <w:jc w:val="both"/>
        <w:rPr>
          <w:u w:val="none"/>
        </w:rPr>
      </w:pPr>
      <w:r w:rsidDel="00000000" w:rsidR="00000000" w:rsidRPr="00000000">
        <w:rPr>
          <w:b w:val="1"/>
          <w:bCs w:val="1"/>
          <w:rtl w:val="0"/>
        </w:rPr>
        <w:t xml:space="preserve">USeller_Name: </w:t>
      </w:r>
      <w:r w:rsidDel="00000000" w:rsidR="00000000" w:rsidRPr="00000000">
        <w:rPr>
          <w:rtl w:val="0"/>
        </w:rPr>
        <w:t xml:space="preserve">The name of the seller or business.</w:t>
      </w:r>
      <w:r w:rsidDel="00000000" w:rsidR="00000000" w:rsidRPr="00000000">
        <w:rPr>
          <w:rtl w:val="0"/>
        </w:rPr>
      </w:r>
    </w:p>
    <w:p w:rsidR="00000000" w:rsidDel="00000000" w:rsidP="00000000" w:rsidRDefault="00000000" w:rsidRPr="00000000" w14:paraId="00000051">
      <w:pPr>
        <w:numPr>
          <w:ilvl w:val="0"/>
          <w:numId w:val="8"/>
        </w:numPr>
        <w:ind w:left="720" w:hanging="360"/>
        <w:jc w:val="both"/>
        <w:rPr>
          <w:u w:val="none"/>
        </w:rPr>
      </w:pPr>
      <w:r w:rsidDel="00000000" w:rsidR="00000000" w:rsidRPr="00000000">
        <w:rPr>
          <w:b w:val="1"/>
          <w:bCs w:val="1"/>
          <w:rtl w:val="0"/>
        </w:rPr>
        <w:t xml:space="preserve">Rating</w:t>
      </w:r>
      <w:r w:rsidDel="00000000" w:rsidR="00000000" w:rsidRPr="00000000">
        <w:rPr>
          <w:rtl w:val="0"/>
        </w:rPr>
        <w:t xml:space="preserve">: TextAverage rating received from customers.</w:t>
      </w:r>
    </w:p>
    <w:p w:rsidR="00000000" w:rsidDel="00000000" w:rsidP="00000000" w:rsidRDefault="00000000" w:rsidRPr="00000000" w14:paraId="00000052">
      <w:pPr>
        <w:numPr>
          <w:ilvl w:val="0"/>
          <w:numId w:val="8"/>
        </w:numPr>
        <w:ind w:left="720" w:hanging="360"/>
        <w:jc w:val="both"/>
        <w:rPr>
          <w:u w:val="none"/>
        </w:rPr>
      </w:pPr>
      <w:r w:rsidDel="00000000" w:rsidR="00000000" w:rsidRPr="00000000">
        <w:rPr>
          <w:b w:val="1"/>
          <w:bCs w:val="1"/>
          <w:rtl w:val="0"/>
        </w:rPr>
        <w:t xml:space="preserve">Verification_Status</w:t>
      </w:r>
      <w:r w:rsidDel="00000000" w:rsidR="00000000" w:rsidRPr="00000000">
        <w:rPr>
          <w:rtl w:val="0"/>
        </w:rPr>
        <w:t xml:space="preserve">: The URL Indicates whether the seller is verified.</w:t>
      </w:r>
    </w:p>
    <w:p w:rsidR="00000000" w:rsidDel="00000000" w:rsidP="00000000" w:rsidRDefault="00000000" w:rsidRPr="00000000" w14:paraId="00000053">
      <w:pPr>
        <w:numPr>
          <w:ilvl w:val="0"/>
          <w:numId w:val="8"/>
        </w:numPr>
        <w:ind w:left="720" w:hanging="360"/>
        <w:jc w:val="both"/>
        <w:rPr>
          <w:u w:val="none"/>
        </w:rPr>
      </w:pPr>
      <w:r w:rsidDel="00000000" w:rsidR="00000000" w:rsidRPr="00000000">
        <w:rPr>
          <w:b w:val="1"/>
          <w:bCs w:val="1"/>
          <w:rtl w:val="0"/>
        </w:rPr>
        <w:t xml:space="preserve">Created_Date</w:t>
      </w:r>
      <w:r w:rsidDel="00000000" w:rsidR="00000000" w:rsidRPr="00000000">
        <w:rPr>
          <w:rtl w:val="0"/>
        </w:rPr>
        <w:t xml:space="preserve">: Date when the seller joined Amazon.</w:t>
      </w:r>
      <w:r w:rsidDel="00000000" w:rsidR="00000000" w:rsidRPr="00000000">
        <w:rPr>
          <w:rtl w:val="0"/>
        </w:rPr>
      </w:r>
    </w:p>
    <w:p w:rsidR="00000000" w:rsidDel="00000000" w:rsidP="00000000" w:rsidRDefault="00000000" w:rsidRPr="00000000" w14:paraId="00000054">
      <w:pPr>
        <w:ind w:left="1440" w:firstLine="0"/>
        <w:jc w:val="both"/>
        <w:rPr/>
      </w:pPr>
      <w:r w:rsidDel="00000000" w:rsidR="00000000" w:rsidRPr="00000000">
        <w:rPr>
          <w:rtl w:val="0"/>
        </w:rPr>
      </w:r>
    </w:p>
    <w:sdt>
      <w:sdtPr>
        <w:id w:val="-22377073"/>
        <w:tag w:val="goog_rdk_10"/>
      </w:sdtPr>
      <w:sdtContent>
        <w:p w:rsidR="00000000" w:rsidDel="00000000" w:rsidP="00000000" w:rsidRDefault="00000000" w:rsidRPr="00000000" w14:paraId="00000055">
          <w:pPr>
            <w:ind w:left="0" w:firstLine="0"/>
            <w:jc w:val="both"/>
            <w:rPr>
              <w:ins w:author="Daud Khan" w:id="2" w:date="2026-02-14T08:54:10Z"/>
              <w:b w:val="1"/>
              <w:bCs w:val="1"/>
              <w:rPrChange w:author="Daud Khan" w:id="3" w:date="2026-02-14T08:54:10Z">
                <w:rPr/>
              </w:rPrChange>
            </w:rPr>
          </w:pPr>
          <w:sdt>
            <w:sdtPr>
              <w:id w:val="2117064408"/>
              <w:tag w:val="goog_rdk_8"/>
            </w:sdtPr>
            <w:sdtContent>
              <w:ins w:author="Daud Khan" w:id="2" w:date="2026-02-14T08:54:10Z"/>
              <w:sdt>
                <w:sdtPr>
                  <w:id w:val="-1247232465"/>
                  <w:tag w:val="goog_rdk_9"/>
                </w:sdtPr>
                <w:sdtContent>
                  <w:ins w:author="Daud Khan" w:id="2" w:date="2026-02-14T08:54:10Z">
                    <w:r w:rsidDel="00000000" w:rsidR="00000000" w:rsidRPr="00000000">
                      <w:rPr>
                        <w:rtl w:val="0"/>
                      </w:rPr>
                    </w:r>
                  </w:ins>
                </w:sdtContent>
              </w:sdt>
              <w:ins w:author="Daud Khan" w:id="2" w:date="2026-02-14T08:54:10Z"/>
            </w:sdtContent>
          </w:sdt>
        </w:p>
      </w:sdtContent>
    </w:sdt>
    <w:sdt>
      <w:sdtPr>
        <w:id w:val="-1169464916"/>
        <w:tag w:val="goog_rdk_13"/>
      </w:sdtPr>
      <w:sdtContent>
        <w:p w:rsidR="00000000" w:rsidDel="00000000" w:rsidP="00000000" w:rsidRDefault="00000000" w:rsidRPr="00000000" w14:paraId="00000056">
          <w:pPr>
            <w:ind w:left="0" w:firstLine="0"/>
            <w:jc w:val="both"/>
            <w:rPr>
              <w:ins w:author="Daud Khan" w:id="2" w:date="2026-02-14T08:54:10Z"/>
              <w:b w:val="1"/>
              <w:bCs w:val="1"/>
              <w:rPrChange w:author="Daud Khan" w:id="3" w:date="2026-02-14T08:54:10Z">
                <w:rPr/>
              </w:rPrChange>
            </w:rPr>
          </w:pPr>
          <w:sdt>
            <w:sdtPr>
              <w:id w:val="-233987982"/>
              <w:tag w:val="goog_rdk_11"/>
            </w:sdtPr>
            <w:sdtContent>
              <w:ins w:author="Daud Khan" w:id="2" w:date="2026-02-14T08:54:10Z"/>
              <w:sdt>
                <w:sdtPr>
                  <w:id w:val="-190893253"/>
                  <w:tag w:val="goog_rdk_12"/>
                </w:sdtPr>
                <w:sdtContent>
                  <w:ins w:author="Daud Khan" w:id="2" w:date="2026-02-14T08:54:10Z">
                    <w:r w:rsidDel="00000000" w:rsidR="00000000" w:rsidRPr="00000000">
                      <w:rPr>
                        <w:rtl w:val="0"/>
                      </w:rPr>
                    </w:r>
                  </w:ins>
                </w:sdtContent>
              </w:sdt>
              <w:ins w:author="Daud Khan" w:id="2" w:date="2026-02-14T08:54:10Z"/>
            </w:sdtContent>
          </w:sdt>
        </w:p>
      </w:sdtContent>
    </w:sdt>
    <w:sdt>
      <w:sdtPr>
        <w:id w:val="455457623"/>
        <w:tag w:val="goog_rdk_16"/>
      </w:sdtPr>
      <w:sdtContent>
        <w:p w:rsidR="00000000" w:rsidDel="00000000" w:rsidP="00000000" w:rsidRDefault="00000000" w:rsidRPr="00000000" w14:paraId="00000057">
          <w:pPr>
            <w:ind w:left="0" w:firstLine="0"/>
            <w:jc w:val="both"/>
            <w:rPr>
              <w:ins w:author="Daud Khan" w:id="2" w:date="2026-02-14T08:54:10Z"/>
              <w:b w:val="1"/>
              <w:bCs w:val="1"/>
              <w:rPrChange w:author="Daud Khan" w:id="3" w:date="2026-02-14T08:54:10Z">
                <w:rPr/>
              </w:rPrChange>
            </w:rPr>
          </w:pPr>
          <w:sdt>
            <w:sdtPr>
              <w:id w:val="-1570408751"/>
              <w:tag w:val="goog_rdk_14"/>
            </w:sdtPr>
            <w:sdtContent>
              <w:ins w:author="Daud Khan" w:id="2" w:date="2026-02-14T08:54:10Z"/>
              <w:sdt>
                <w:sdtPr>
                  <w:id w:val="-83519815"/>
                  <w:tag w:val="goog_rdk_15"/>
                </w:sdtPr>
                <w:sdtContent>
                  <w:ins w:author="Daud Khan" w:id="2" w:date="2026-02-14T08:54:10Z">
                    <w:r w:rsidDel="00000000" w:rsidR="00000000" w:rsidRPr="00000000">
                      <w:rPr>
                        <w:rtl w:val="0"/>
                      </w:rPr>
                    </w:r>
                  </w:ins>
                </w:sdtContent>
              </w:sdt>
              <w:ins w:author="Daud Khan" w:id="2" w:date="2026-02-14T08:54:10Z"/>
            </w:sdtContent>
          </w:sdt>
        </w:p>
      </w:sdtContent>
    </w:sdt>
    <w:sdt>
      <w:sdtPr>
        <w:id w:val="1447411619"/>
        <w:tag w:val="goog_rdk_19"/>
      </w:sdtPr>
      <w:sdtContent>
        <w:p w:rsidR="00000000" w:rsidDel="00000000" w:rsidP="00000000" w:rsidRDefault="00000000" w:rsidRPr="00000000" w14:paraId="00000058">
          <w:pPr>
            <w:ind w:left="0" w:firstLine="0"/>
            <w:jc w:val="both"/>
            <w:rPr>
              <w:ins w:author="Daud Khan" w:id="2" w:date="2026-02-14T08:54:10Z"/>
              <w:b w:val="1"/>
              <w:bCs w:val="1"/>
              <w:rPrChange w:author="Daud Khan" w:id="3" w:date="2026-02-14T08:54:10Z">
                <w:rPr/>
              </w:rPrChange>
            </w:rPr>
          </w:pPr>
          <w:sdt>
            <w:sdtPr>
              <w:id w:val="-1954591542"/>
              <w:tag w:val="goog_rdk_17"/>
            </w:sdtPr>
            <w:sdtContent>
              <w:ins w:author="Daud Khan" w:id="2" w:date="2026-02-14T08:54:10Z"/>
              <w:sdt>
                <w:sdtPr>
                  <w:id w:val="203501073"/>
                  <w:tag w:val="goog_rdk_18"/>
                </w:sdtPr>
                <w:sdtContent>
                  <w:ins w:author="Daud Khan" w:id="2" w:date="2026-02-14T08:54:10Z">
                    <w:r w:rsidDel="00000000" w:rsidR="00000000" w:rsidRPr="00000000">
                      <w:rPr>
                        <w:rtl w:val="0"/>
                      </w:rPr>
                    </w:r>
                  </w:ins>
                </w:sdtContent>
              </w:sdt>
              <w:ins w:author="Daud Khan" w:id="2" w:date="2026-02-14T08:54:10Z"/>
            </w:sdtContent>
          </w:sdt>
        </w:p>
      </w:sdtContent>
    </w:sdt>
    <w:p w:rsidR="00000000" w:rsidDel="00000000" w:rsidP="00000000" w:rsidRDefault="00000000" w:rsidRPr="00000000" w14:paraId="00000059">
      <w:pPr>
        <w:ind w:left="0" w:firstLine="0"/>
        <w:jc w:val="both"/>
        <w:rPr>
          <w:b w:val="1"/>
          <w:bCs w:val="1"/>
        </w:rPr>
      </w:pPr>
      <w:r w:rsidDel="00000000" w:rsidR="00000000" w:rsidRPr="00000000">
        <w:rPr>
          <w:b w:val="1"/>
          <w:bCs w:val="1"/>
          <w:rtl w:val="0"/>
        </w:rPr>
        <w:t xml:space="preserve">Product Entity:</w:t>
      </w:r>
    </w:p>
    <w:p w:rsidR="00000000" w:rsidDel="00000000" w:rsidP="00000000" w:rsidRDefault="00000000" w:rsidRPr="00000000" w14:paraId="0000005A">
      <w:pPr>
        <w:ind w:left="0" w:firstLine="0"/>
        <w:jc w:val="both"/>
        <w:rPr/>
      </w:pPr>
      <w:r w:rsidDel="00000000" w:rsidR="00000000" w:rsidRPr="00000000">
        <w:rPr>
          <w:rtl w:val="0"/>
        </w:rPr>
        <w:t xml:space="preserve">Products are items listed for sale on the platform:</w:t>
      </w:r>
    </w:p>
    <w:p w:rsidR="00000000" w:rsidDel="00000000" w:rsidP="00000000" w:rsidRDefault="00000000" w:rsidRPr="00000000" w14:paraId="0000005B">
      <w:pPr>
        <w:ind w:left="0" w:firstLine="0"/>
        <w:jc w:val="both"/>
        <w:rPr/>
      </w:pPr>
      <w:r w:rsidDel="00000000" w:rsidR="00000000" w:rsidRPr="00000000">
        <w:rPr>
          <w:rtl w:val="0"/>
        </w:rPr>
      </w:r>
    </w:p>
    <w:p w:rsidR="00000000" w:rsidDel="00000000" w:rsidP="00000000" w:rsidRDefault="00000000" w:rsidRPr="00000000" w14:paraId="0000005C">
      <w:pPr>
        <w:numPr>
          <w:ilvl w:val="0"/>
          <w:numId w:val="9"/>
        </w:numPr>
        <w:ind w:left="720" w:hanging="360"/>
        <w:jc w:val="both"/>
        <w:rPr>
          <w:u w:val="none"/>
        </w:rPr>
      </w:pPr>
      <w:r w:rsidDel="00000000" w:rsidR="00000000" w:rsidRPr="00000000">
        <w:rPr>
          <w:b w:val="1"/>
          <w:bCs w:val="1"/>
          <w:rtl w:val="0"/>
        </w:rPr>
        <w:t xml:space="preserve">ProductID (Primary Key)</w:t>
      </w:r>
      <w:r w:rsidDel="00000000" w:rsidR="00000000" w:rsidRPr="00000000">
        <w:rPr>
          <w:rtl w:val="0"/>
        </w:rPr>
        <w:t xml:space="preserve">: A unique identifier for each product.</w:t>
      </w:r>
      <w:r w:rsidDel="00000000" w:rsidR="00000000" w:rsidRPr="00000000">
        <w:rPr>
          <w:rtl w:val="0"/>
        </w:rPr>
      </w:r>
    </w:p>
    <w:p w:rsidR="00000000" w:rsidDel="00000000" w:rsidP="00000000" w:rsidRDefault="00000000" w:rsidRPr="00000000" w14:paraId="0000005D">
      <w:pPr>
        <w:numPr>
          <w:ilvl w:val="0"/>
          <w:numId w:val="9"/>
        </w:numPr>
        <w:ind w:left="720" w:hanging="360"/>
        <w:jc w:val="both"/>
        <w:rPr>
          <w:u w:val="none"/>
        </w:rPr>
      </w:pPr>
      <w:r w:rsidDel="00000000" w:rsidR="00000000" w:rsidRPr="00000000">
        <w:rPr>
          <w:b w:val="1"/>
          <w:bCs w:val="1"/>
          <w:rtl w:val="0"/>
        </w:rPr>
        <w:t xml:space="preserve">SellerID (Foreign Key referencing Seller Entity): </w:t>
      </w:r>
      <w:r w:rsidDel="00000000" w:rsidR="00000000" w:rsidRPr="00000000">
        <w:rPr>
          <w:rtl w:val="0"/>
        </w:rPr>
        <w:t xml:space="preserve">Seller offering the product.</w:t>
      </w:r>
      <w:r w:rsidDel="00000000" w:rsidR="00000000" w:rsidRPr="00000000">
        <w:rPr>
          <w:rtl w:val="0"/>
        </w:rPr>
      </w:r>
    </w:p>
    <w:p w:rsidR="00000000" w:rsidDel="00000000" w:rsidP="00000000" w:rsidRDefault="00000000" w:rsidRPr="00000000" w14:paraId="0000005E">
      <w:pPr>
        <w:numPr>
          <w:ilvl w:val="0"/>
          <w:numId w:val="9"/>
        </w:numPr>
        <w:ind w:left="720" w:hanging="360"/>
        <w:jc w:val="both"/>
        <w:rPr>
          <w:u w:val="none"/>
        </w:rPr>
      </w:pPr>
      <w:r w:rsidDel="00000000" w:rsidR="00000000" w:rsidRPr="00000000">
        <w:rPr>
          <w:b w:val="1"/>
          <w:bCs w:val="1"/>
          <w:rtl w:val="0"/>
        </w:rPr>
        <w:t xml:space="preserve">Product_Name</w:t>
      </w:r>
      <w:r w:rsidDel="00000000" w:rsidR="00000000" w:rsidRPr="00000000">
        <w:rPr>
          <w:rtl w:val="0"/>
        </w:rPr>
        <w:t xml:space="preserve">: Name of the product.</w:t>
      </w:r>
      <w:r w:rsidDel="00000000" w:rsidR="00000000" w:rsidRPr="00000000">
        <w:rPr>
          <w:rtl w:val="0"/>
        </w:rPr>
      </w:r>
    </w:p>
    <w:p w:rsidR="00000000" w:rsidDel="00000000" w:rsidP="00000000" w:rsidRDefault="00000000" w:rsidRPr="00000000" w14:paraId="0000005F">
      <w:pPr>
        <w:numPr>
          <w:ilvl w:val="0"/>
          <w:numId w:val="9"/>
        </w:numPr>
        <w:ind w:left="720" w:hanging="360"/>
        <w:jc w:val="both"/>
        <w:rPr>
          <w:u w:val="none"/>
        </w:rPr>
      </w:pPr>
      <w:r w:rsidDel="00000000" w:rsidR="00000000" w:rsidRPr="00000000">
        <w:rPr>
          <w:b w:val="1"/>
          <w:bCs w:val="1"/>
          <w:rtl w:val="0"/>
        </w:rPr>
        <w:t xml:space="preserve">Category</w:t>
      </w:r>
      <w:r w:rsidDel="00000000" w:rsidR="00000000" w:rsidRPr="00000000">
        <w:rPr>
          <w:rtl w:val="0"/>
        </w:rPr>
        <w:t xml:space="preserve">: Product category(eg.,electronics,fashion).</w:t>
      </w:r>
      <w:r w:rsidDel="00000000" w:rsidR="00000000" w:rsidRPr="00000000">
        <w:rPr>
          <w:rtl w:val="0"/>
        </w:rPr>
      </w:r>
    </w:p>
    <w:p w:rsidR="00000000" w:rsidDel="00000000" w:rsidP="00000000" w:rsidRDefault="00000000" w:rsidRPr="00000000" w14:paraId="00000060">
      <w:pPr>
        <w:numPr>
          <w:ilvl w:val="0"/>
          <w:numId w:val="9"/>
        </w:numPr>
        <w:ind w:left="720" w:hanging="360"/>
        <w:jc w:val="both"/>
        <w:rPr>
          <w:u w:val="none"/>
        </w:rPr>
      </w:pPr>
      <w:r w:rsidDel="00000000" w:rsidR="00000000" w:rsidRPr="00000000">
        <w:rPr>
          <w:b w:val="1"/>
          <w:bCs w:val="1"/>
          <w:rtl w:val="0"/>
        </w:rPr>
        <w:t xml:space="preserve">Price</w:t>
      </w:r>
      <w:r w:rsidDel="00000000" w:rsidR="00000000" w:rsidRPr="00000000">
        <w:rPr>
          <w:rtl w:val="0"/>
        </w:rPr>
        <w:t xml:space="preserve">: Selling price of the product.</w:t>
      </w:r>
    </w:p>
    <w:p w:rsidR="00000000" w:rsidDel="00000000" w:rsidP="00000000" w:rsidRDefault="00000000" w:rsidRPr="00000000" w14:paraId="00000061">
      <w:pPr>
        <w:numPr>
          <w:ilvl w:val="0"/>
          <w:numId w:val="9"/>
        </w:numPr>
        <w:ind w:left="720" w:hanging="360"/>
        <w:jc w:val="both"/>
        <w:rPr>
          <w:u w:val="none"/>
        </w:rPr>
      </w:pPr>
      <w:r w:rsidDel="00000000" w:rsidR="00000000" w:rsidRPr="00000000">
        <w:rPr>
          <w:b w:val="1"/>
          <w:bCs w:val="1"/>
          <w:rtl w:val="0"/>
        </w:rPr>
        <w:t xml:space="preserve">Stock_Quantity:</w:t>
      </w:r>
      <w:r w:rsidDel="00000000" w:rsidR="00000000" w:rsidRPr="00000000">
        <w:rPr>
          <w:rtl w:val="0"/>
        </w:rPr>
        <w:t xml:space="preserve"> Available inventory.</w:t>
      </w:r>
    </w:p>
    <w:p w:rsidR="00000000" w:rsidDel="00000000" w:rsidP="00000000" w:rsidRDefault="00000000" w:rsidRPr="00000000" w14:paraId="00000062">
      <w:pPr>
        <w:ind w:left="720" w:firstLine="0"/>
        <w:jc w:val="both"/>
        <w:rPr/>
      </w:pPr>
      <w:r w:rsidDel="00000000" w:rsidR="00000000" w:rsidRPr="00000000">
        <w:rPr>
          <w:rtl w:val="0"/>
        </w:rPr>
      </w:r>
    </w:p>
    <w:sdt>
      <w:sdtPr>
        <w:id w:val="1170423969"/>
        <w:tag w:val="goog_rdk_23"/>
      </w:sdtPr>
      <w:sdtContent>
        <w:p w:rsidR="00000000" w:rsidDel="00000000" w:rsidP="00000000" w:rsidRDefault="00000000" w:rsidRPr="00000000" w14:paraId="00000063">
          <w:pPr>
            <w:ind w:left="0" w:firstLine="0"/>
            <w:jc w:val="both"/>
            <w:rPr>
              <w:ins w:author="Daud Khan" w:id="4" w:date="2026-02-14T08:54:22Z"/>
              <w:b w:val="1"/>
              <w:bCs w:val="1"/>
              <w:rPrChange w:author="Daud Khan" w:id="5" w:date="2026-02-14T08:54:22Z">
                <w:rPr/>
              </w:rPrChange>
            </w:rPr>
          </w:pPr>
          <w:sdt>
            <w:sdtPr>
              <w:id w:val="-1205182268"/>
              <w:tag w:val="goog_rdk_21"/>
            </w:sdtPr>
            <w:sdtContent>
              <w:ins w:author="Daud Khan" w:id="4" w:date="2026-02-14T08:54:22Z"/>
              <w:sdt>
                <w:sdtPr>
                  <w:id w:val="-1895615605"/>
                  <w:tag w:val="goog_rdk_22"/>
                </w:sdtPr>
                <w:sdtContent>
                  <w:ins w:author="Daud Khan" w:id="4" w:date="2026-02-14T08:54:22Z">
                    <w:r w:rsidDel="00000000" w:rsidR="00000000" w:rsidRPr="00000000">
                      <w:rPr>
                        <w:rtl w:val="0"/>
                      </w:rPr>
                    </w:r>
                  </w:ins>
                </w:sdtContent>
              </w:sdt>
              <w:ins w:author="Daud Khan" w:id="4" w:date="2026-02-14T08:54:22Z"/>
            </w:sdtContent>
          </w:sdt>
        </w:p>
      </w:sdtContent>
    </w:sdt>
    <w:sdt>
      <w:sdtPr>
        <w:id w:val="-672099260"/>
        <w:tag w:val="goog_rdk_26"/>
      </w:sdtPr>
      <w:sdtContent>
        <w:p w:rsidR="00000000" w:rsidDel="00000000" w:rsidP="00000000" w:rsidRDefault="00000000" w:rsidRPr="00000000" w14:paraId="00000064">
          <w:pPr>
            <w:ind w:left="0" w:firstLine="0"/>
            <w:jc w:val="both"/>
            <w:rPr>
              <w:ins w:author="Daud Khan" w:id="4" w:date="2026-02-14T08:54:22Z"/>
              <w:b w:val="1"/>
              <w:bCs w:val="1"/>
              <w:rPrChange w:author="Daud Khan" w:id="5" w:date="2026-02-14T08:54:22Z">
                <w:rPr/>
              </w:rPrChange>
            </w:rPr>
          </w:pPr>
          <w:sdt>
            <w:sdtPr>
              <w:id w:val="436055236"/>
              <w:tag w:val="goog_rdk_24"/>
            </w:sdtPr>
            <w:sdtContent>
              <w:ins w:author="Daud Khan" w:id="4" w:date="2026-02-14T08:54:22Z"/>
              <w:sdt>
                <w:sdtPr>
                  <w:id w:val="857547115"/>
                  <w:tag w:val="goog_rdk_25"/>
                </w:sdtPr>
                <w:sdtContent>
                  <w:ins w:author="Daud Khan" w:id="4" w:date="2026-02-14T08:54:22Z">
                    <w:r w:rsidDel="00000000" w:rsidR="00000000" w:rsidRPr="00000000">
                      <w:rPr>
                        <w:rtl w:val="0"/>
                      </w:rPr>
                    </w:r>
                  </w:ins>
                </w:sdtContent>
              </w:sdt>
              <w:ins w:author="Daud Khan" w:id="4" w:date="2026-02-14T08:54:22Z"/>
            </w:sdtContent>
          </w:sdt>
        </w:p>
      </w:sdtContent>
    </w:sdt>
    <w:p w:rsidR="00000000" w:rsidDel="00000000" w:rsidP="00000000" w:rsidRDefault="00000000" w:rsidRPr="00000000" w14:paraId="00000065">
      <w:pPr>
        <w:ind w:left="0" w:firstLine="0"/>
        <w:jc w:val="both"/>
        <w:rPr>
          <w:b w:val="1"/>
          <w:bCs w:val="1"/>
        </w:rPr>
      </w:pPr>
      <w:r w:rsidDel="00000000" w:rsidR="00000000" w:rsidRPr="00000000">
        <w:rPr>
          <w:b w:val="1"/>
          <w:bCs w:val="1"/>
          <w:rtl w:val="0"/>
        </w:rPr>
        <w:t xml:space="preserve">Order Entity:</w:t>
      </w:r>
    </w:p>
    <w:p w:rsidR="00000000" w:rsidDel="00000000" w:rsidP="00000000" w:rsidRDefault="00000000" w:rsidRPr="00000000" w14:paraId="00000066">
      <w:pPr>
        <w:ind w:left="0" w:firstLine="0"/>
        <w:jc w:val="both"/>
        <w:rPr/>
      </w:pPr>
      <w:r w:rsidDel="00000000" w:rsidR="00000000" w:rsidRPr="00000000">
        <w:rPr>
          <w:rtl w:val="0"/>
        </w:rPr>
        <w:t xml:space="preserve">Orders store purchase details made by users:</w:t>
      </w:r>
    </w:p>
    <w:p w:rsidR="00000000" w:rsidDel="00000000" w:rsidP="00000000" w:rsidRDefault="00000000" w:rsidRPr="00000000" w14:paraId="00000067">
      <w:pPr>
        <w:ind w:left="0" w:firstLine="0"/>
        <w:jc w:val="both"/>
        <w:rPr/>
      </w:pPr>
      <w:r w:rsidDel="00000000" w:rsidR="00000000" w:rsidRPr="00000000">
        <w:rPr>
          <w:rtl w:val="0"/>
        </w:rPr>
      </w:r>
    </w:p>
    <w:p w:rsidR="00000000" w:rsidDel="00000000" w:rsidP="00000000" w:rsidRDefault="00000000" w:rsidRPr="00000000" w14:paraId="00000068">
      <w:pPr>
        <w:numPr>
          <w:ilvl w:val="0"/>
          <w:numId w:val="6"/>
        </w:numPr>
        <w:ind w:left="720" w:hanging="360"/>
        <w:jc w:val="both"/>
        <w:rPr>
          <w:u w:val="none"/>
        </w:rPr>
      </w:pPr>
      <w:r w:rsidDel="00000000" w:rsidR="00000000" w:rsidRPr="00000000">
        <w:rPr>
          <w:b w:val="1"/>
          <w:bCs w:val="1"/>
          <w:rtl w:val="0"/>
        </w:rPr>
        <w:t xml:space="preserve">OrderID (Primary Key):</w:t>
      </w:r>
      <w:r w:rsidDel="00000000" w:rsidR="00000000" w:rsidRPr="00000000">
        <w:rPr>
          <w:rtl w:val="0"/>
        </w:rPr>
        <w:t xml:space="preserve"> A unique identifier for each order.</w:t>
      </w:r>
      <w:r w:rsidDel="00000000" w:rsidR="00000000" w:rsidRPr="00000000">
        <w:rPr>
          <w:rtl w:val="0"/>
        </w:rPr>
      </w:r>
    </w:p>
    <w:p w:rsidR="00000000" w:rsidDel="00000000" w:rsidP="00000000" w:rsidRDefault="00000000" w:rsidRPr="00000000" w14:paraId="00000069">
      <w:pPr>
        <w:numPr>
          <w:ilvl w:val="0"/>
          <w:numId w:val="6"/>
        </w:numPr>
        <w:ind w:left="720" w:hanging="360"/>
        <w:jc w:val="both"/>
        <w:rPr>
          <w:u w:val="none"/>
        </w:rPr>
      </w:pPr>
      <w:r w:rsidDel="00000000" w:rsidR="00000000" w:rsidRPr="00000000">
        <w:rPr>
          <w:b w:val="1"/>
          <w:bCs w:val="1"/>
          <w:rtl w:val="0"/>
        </w:rPr>
        <w:t xml:space="preserve">UserID (Foreign Key referencing User Entity): </w:t>
      </w:r>
      <w:r w:rsidDel="00000000" w:rsidR="00000000" w:rsidRPr="00000000">
        <w:rPr>
          <w:rtl w:val="0"/>
        </w:rPr>
        <w:t xml:space="preserve">The user who placed the order.</w:t>
      </w:r>
      <w:r w:rsidDel="00000000" w:rsidR="00000000" w:rsidRPr="00000000">
        <w:rPr>
          <w:rtl w:val="0"/>
        </w:rPr>
      </w:r>
    </w:p>
    <w:p w:rsidR="00000000" w:rsidDel="00000000" w:rsidP="00000000" w:rsidRDefault="00000000" w:rsidRPr="00000000" w14:paraId="0000006A">
      <w:pPr>
        <w:numPr>
          <w:ilvl w:val="0"/>
          <w:numId w:val="6"/>
        </w:numPr>
        <w:ind w:left="720" w:hanging="360"/>
        <w:jc w:val="both"/>
        <w:rPr>
          <w:u w:val="none"/>
        </w:rPr>
      </w:pPr>
      <w:r w:rsidDel="00000000" w:rsidR="00000000" w:rsidRPr="00000000">
        <w:rPr>
          <w:b w:val="1"/>
          <w:bCs w:val="1"/>
          <w:rtl w:val="0"/>
        </w:rPr>
        <w:t xml:space="preserve">Order_date:</w:t>
      </w:r>
      <w:r w:rsidDel="00000000" w:rsidR="00000000" w:rsidRPr="00000000">
        <w:rPr>
          <w:rtl w:val="0"/>
        </w:rPr>
        <w:t xml:space="preserve"> Date when the order was placed.</w:t>
      </w:r>
      <w:r w:rsidDel="00000000" w:rsidR="00000000" w:rsidRPr="00000000">
        <w:rPr>
          <w:rtl w:val="0"/>
        </w:rPr>
      </w:r>
    </w:p>
    <w:p w:rsidR="00000000" w:rsidDel="00000000" w:rsidP="00000000" w:rsidRDefault="00000000" w:rsidRPr="00000000" w14:paraId="0000006B">
      <w:pPr>
        <w:numPr>
          <w:ilvl w:val="0"/>
          <w:numId w:val="6"/>
        </w:numPr>
        <w:ind w:left="720" w:hanging="360"/>
        <w:jc w:val="both"/>
        <w:rPr>
          <w:u w:val="none"/>
        </w:rPr>
      </w:pPr>
      <w:r w:rsidDel="00000000" w:rsidR="00000000" w:rsidRPr="00000000">
        <w:rPr>
          <w:b w:val="1"/>
          <w:bCs w:val="1"/>
          <w:rtl w:val="0"/>
        </w:rPr>
        <w:t xml:space="preserve">Total_Amount:</w:t>
      </w:r>
      <w:r w:rsidDel="00000000" w:rsidR="00000000" w:rsidRPr="00000000">
        <w:rPr>
          <w:rtl w:val="0"/>
        </w:rPr>
        <w:t xml:space="preserve"> Total value of the order.</w:t>
      </w:r>
    </w:p>
    <w:p w:rsidR="00000000" w:rsidDel="00000000" w:rsidP="00000000" w:rsidRDefault="00000000" w:rsidRPr="00000000" w14:paraId="0000006C">
      <w:pPr>
        <w:numPr>
          <w:ilvl w:val="0"/>
          <w:numId w:val="6"/>
        </w:numPr>
        <w:ind w:left="720" w:hanging="360"/>
        <w:jc w:val="both"/>
        <w:rPr>
          <w:u w:val="none"/>
        </w:rPr>
      </w:pPr>
      <w:r w:rsidDel="00000000" w:rsidR="00000000" w:rsidRPr="00000000">
        <w:rPr>
          <w:b w:val="1"/>
          <w:bCs w:val="1"/>
          <w:rtl w:val="0"/>
        </w:rPr>
        <w:t xml:space="preserve">Order_Status</w:t>
      </w:r>
      <w:r w:rsidDel="00000000" w:rsidR="00000000" w:rsidRPr="00000000">
        <w:rPr>
          <w:rtl w:val="0"/>
        </w:rPr>
        <w:t xml:space="preserve">:Status of the order(placed,shipped,delivered ,cancelled).</w:t>
      </w:r>
    </w:p>
    <w:p w:rsidR="00000000" w:rsidDel="00000000" w:rsidP="00000000" w:rsidRDefault="00000000" w:rsidRPr="00000000" w14:paraId="0000006D">
      <w:pPr>
        <w:ind w:left="720" w:firstLine="0"/>
        <w:jc w:val="both"/>
        <w:rPr/>
      </w:pPr>
      <w:r w:rsidDel="00000000" w:rsidR="00000000" w:rsidRPr="00000000">
        <w:rPr>
          <w:rtl w:val="0"/>
        </w:rPr>
      </w:r>
    </w:p>
    <w:p w:rsidR="00000000" w:rsidDel="00000000" w:rsidP="00000000" w:rsidRDefault="00000000" w:rsidRPr="00000000" w14:paraId="0000006E">
      <w:pPr>
        <w:ind w:left="0" w:firstLine="0"/>
        <w:jc w:val="both"/>
        <w:rPr>
          <w:b w:val="1"/>
          <w:bCs w:val="1"/>
        </w:rPr>
      </w:pPr>
      <w:r w:rsidDel="00000000" w:rsidR="00000000" w:rsidRPr="00000000">
        <w:rPr>
          <w:rtl w:val="0"/>
        </w:rPr>
      </w:r>
    </w:p>
    <w:p w:rsidR="00000000" w:rsidDel="00000000" w:rsidP="00000000" w:rsidRDefault="00000000" w:rsidRPr="00000000" w14:paraId="0000006F">
      <w:pPr>
        <w:ind w:left="0" w:firstLine="0"/>
        <w:jc w:val="both"/>
        <w:rPr>
          <w:b w:val="1"/>
          <w:bCs w:val="1"/>
        </w:rPr>
      </w:pPr>
      <w:r w:rsidDel="00000000" w:rsidR="00000000" w:rsidRPr="00000000">
        <w:rPr>
          <w:rtl w:val="0"/>
        </w:rPr>
      </w:r>
    </w:p>
    <w:p w:rsidR="00000000" w:rsidDel="00000000" w:rsidP="00000000" w:rsidRDefault="00000000" w:rsidRPr="00000000" w14:paraId="00000070">
      <w:pPr>
        <w:ind w:left="0" w:firstLine="0"/>
        <w:jc w:val="both"/>
        <w:rPr>
          <w:b w:val="1"/>
          <w:bCs w:val="1"/>
        </w:rPr>
      </w:pPr>
      <w:r w:rsidDel="00000000" w:rsidR="00000000" w:rsidRPr="00000000">
        <w:rPr>
          <w:b w:val="1"/>
          <w:bCs w:val="1"/>
          <w:rtl w:val="0"/>
        </w:rPr>
        <w:t xml:space="preserve">OrderItem Entity:</w:t>
      </w:r>
    </w:p>
    <w:p w:rsidR="00000000" w:rsidDel="00000000" w:rsidP="00000000" w:rsidRDefault="00000000" w:rsidRPr="00000000" w14:paraId="00000071">
      <w:pPr>
        <w:ind w:left="0" w:firstLine="0"/>
        <w:jc w:val="both"/>
        <w:rPr/>
      </w:pPr>
      <w:r w:rsidDel="00000000" w:rsidR="00000000" w:rsidRPr="00000000">
        <w:rPr>
          <w:rtl w:val="0"/>
        </w:rPr>
        <w:t xml:space="preserve">Order items store product-level details for each order:</w:t>
      </w:r>
    </w:p>
    <w:p w:rsidR="00000000" w:rsidDel="00000000" w:rsidP="00000000" w:rsidRDefault="00000000" w:rsidRPr="00000000" w14:paraId="00000072">
      <w:pPr>
        <w:ind w:left="0" w:firstLine="0"/>
        <w:jc w:val="both"/>
        <w:rPr/>
      </w:pPr>
      <w:r w:rsidDel="00000000" w:rsidR="00000000" w:rsidRPr="00000000">
        <w:rPr>
          <w:rtl w:val="0"/>
        </w:rPr>
      </w:r>
    </w:p>
    <w:p w:rsidR="00000000" w:rsidDel="00000000" w:rsidP="00000000" w:rsidRDefault="00000000" w:rsidRPr="00000000" w14:paraId="00000073">
      <w:pPr>
        <w:numPr>
          <w:ilvl w:val="0"/>
          <w:numId w:val="4"/>
        </w:numPr>
        <w:ind w:left="720" w:hanging="360"/>
        <w:jc w:val="both"/>
        <w:rPr>
          <w:u w:val="none"/>
        </w:rPr>
      </w:pPr>
      <w:r w:rsidDel="00000000" w:rsidR="00000000" w:rsidRPr="00000000">
        <w:rPr>
          <w:b w:val="1"/>
          <w:bCs w:val="1"/>
          <w:rtl w:val="0"/>
        </w:rPr>
        <w:t xml:space="preserve">OrderItemID (Primary Key)</w:t>
      </w:r>
      <w:r w:rsidDel="00000000" w:rsidR="00000000" w:rsidRPr="00000000">
        <w:rPr>
          <w:rtl w:val="0"/>
        </w:rPr>
        <w:t xml:space="preserve">: A unique identifier for each order item.</w:t>
      </w:r>
      <w:r w:rsidDel="00000000" w:rsidR="00000000" w:rsidRPr="00000000">
        <w:rPr>
          <w:rtl w:val="0"/>
        </w:rPr>
      </w:r>
    </w:p>
    <w:p w:rsidR="00000000" w:rsidDel="00000000" w:rsidP="00000000" w:rsidRDefault="00000000" w:rsidRPr="00000000" w14:paraId="00000074">
      <w:pPr>
        <w:numPr>
          <w:ilvl w:val="0"/>
          <w:numId w:val="4"/>
        </w:numPr>
        <w:ind w:left="720" w:hanging="360"/>
        <w:jc w:val="both"/>
        <w:rPr>
          <w:u w:val="none"/>
        </w:rPr>
      </w:pPr>
      <w:r w:rsidDel="00000000" w:rsidR="00000000" w:rsidRPr="00000000">
        <w:rPr>
          <w:b w:val="1"/>
          <w:bCs w:val="1"/>
          <w:rtl w:val="0"/>
        </w:rPr>
        <w:t xml:space="preserve">OrderID (Foreign Key referencing Order Entity)</w:t>
      </w:r>
      <w:r w:rsidDel="00000000" w:rsidR="00000000" w:rsidRPr="00000000">
        <w:rPr>
          <w:rtl w:val="0"/>
        </w:rPr>
        <w:t xml:space="preserve">: The related order.</w:t>
      </w:r>
      <w:r w:rsidDel="00000000" w:rsidR="00000000" w:rsidRPr="00000000">
        <w:rPr>
          <w:rtl w:val="0"/>
        </w:rPr>
      </w:r>
    </w:p>
    <w:p w:rsidR="00000000" w:rsidDel="00000000" w:rsidP="00000000" w:rsidRDefault="00000000" w:rsidRPr="00000000" w14:paraId="00000075">
      <w:pPr>
        <w:numPr>
          <w:ilvl w:val="0"/>
          <w:numId w:val="4"/>
        </w:numPr>
        <w:ind w:left="720" w:hanging="360"/>
        <w:jc w:val="both"/>
        <w:rPr>
          <w:u w:val="none"/>
        </w:rPr>
      </w:pPr>
      <w:r w:rsidDel="00000000" w:rsidR="00000000" w:rsidRPr="00000000">
        <w:rPr>
          <w:b w:val="1"/>
          <w:bCs w:val="1"/>
          <w:rtl w:val="0"/>
        </w:rPr>
        <w:t xml:space="preserve">ProductID (Foreign Key referencing Product Entity)</w:t>
      </w:r>
      <w:r w:rsidDel="00000000" w:rsidR="00000000" w:rsidRPr="00000000">
        <w:rPr>
          <w:rtl w:val="0"/>
        </w:rPr>
        <w:t xml:space="preserve">: The purchased product.</w:t>
      </w:r>
      <w:r w:rsidDel="00000000" w:rsidR="00000000" w:rsidRPr="00000000">
        <w:rPr>
          <w:rtl w:val="0"/>
        </w:rPr>
      </w:r>
    </w:p>
    <w:p w:rsidR="00000000" w:rsidDel="00000000" w:rsidP="00000000" w:rsidRDefault="00000000" w:rsidRPr="00000000" w14:paraId="00000076">
      <w:pPr>
        <w:numPr>
          <w:ilvl w:val="0"/>
          <w:numId w:val="4"/>
        </w:numPr>
        <w:ind w:left="720" w:hanging="360"/>
        <w:jc w:val="both"/>
        <w:rPr>
          <w:u w:val="none"/>
        </w:rPr>
      </w:pPr>
      <w:r w:rsidDel="00000000" w:rsidR="00000000" w:rsidRPr="00000000">
        <w:rPr>
          <w:b w:val="1"/>
          <w:bCs w:val="1"/>
          <w:rtl w:val="0"/>
        </w:rPr>
        <w:t xml:space="preserve">Quantity</w:t>
      </w:r>
      <w:r w:rsidDel="00000000" w:rsidR="00000000" w:rsidRPr="00000000">
        <w:rPr>
          <w:rtl w:val="0"/>
        </w:rPr>
        <w:t xml:space="preserve">: Number of units ordered.</w:t>
      </w:r>
    </w:p>
    <w:p w:rsidR="00000000" w:rsidDel="00000000" w:rsidP="00000000" w:rsidRDefault="00000000" w:rsidRPr="00000000" w14:paraId="00000077">
      <w:pPr>
        <w:numPr>
          <w:ilvl w:val="0"/>
          <w:numId w:val="4"/>
        </w:numPr>
        <w:ind w:left="720" w:hanging="360"/>
        <w:jc w:val="both"/>
        <w:rPr>
          <w:u w:val="none"/>
        </w:rPr>
      </w:pPr>
      <w:r w:rsidDel="00000000" w:rsidR="00000000" w:rsidRPr="00000000">
        <w:rPr>
          <w:b w:val="1"/>
          <w:bCs w:val="1"/>
          <w:rtl w:val="0"/>
        </w:rPr>
        <w:t xml:space="preserve">Item_Price </w:t>
      </w:r>
      <w:r w:rsidDel="00000000" w:rsidR="00000000" w:rsidRPr="00000000">
        <w:rPr>
          <w:rtl w:val="0"/>
        </w:rPr>
        <w:t xml:space="preserve">:Price per unit at the time of purchase</w:t>
      </w:r>
    </w:p>
    <w:p w:rsidR="00000000" w:rsidDel="00000000" w:rsidP="00000000" w:rsidRDefault="00000000" w:rsidRPr="00000000" w14:paraId="00000078">
      <w:pPr>
        <w:ind w:left="720" w:firstLine="0"/>
        <w:jc w:val="both"/>
        <w:rPr/>
      </w:pPr>
      <w:r w:rsidDel="00000000" w:rsidR="00000000" w:rsidRPr="00000000">
        <w:rPr>
          <w:rtl w:val="0"/>
        </w:rPr>
      </w:r>
    </w:p>
    <w:p w:rsidR="00000000" w:rsidDel="00000000" w:rsidP="00000000" w:rsidRDefault="00000000" w:rsidRPr="00000000" w14:paraId="00000079">
      <w:pPr>
        <w:jc w:val="both"/>
        <w:rPr>
          <w:b w:val="1"/>
          <w:bCs w:val="1"/>
        </w:rPr>
      </w:pPr>
      <w:r w:rsidDel="00000000" w:rsidR="00000000" w:rsidRPr="00000000">
        <w:rPr>
          <w:rtl w:val="0"/>
        </w:rPr>
      </w:r>
    </w:p>
    <w:p w:rsidR="00000000" w:rsidDel="00000000" w:rsidP="00000000" w:rsidRDefault="00000000" w:rsidRPr="00000000" w14:paraId="0000007A">
      <w:pPr>
        <w:jc w:val="both"/>
        <w:rPr>
          <w:b w:val="1"/>
          <w:bCs w:val="1"/>
        </w:rPr>
      </w:pPr>
      <w:r w:rsidDel="00000000" w:rsidR="00000000" w:rsidRPr="00000000">
        <w:rPr>
          <w:rtl w:val="0"/>
        </w:rPr>
      </w:r>
    </w:p>
    <w:p w:rsidR="00000000" w:rsidDel="00000000" w:rsidP="00000000" w:rsidRDefault="00000000" w:rsidRPr="00000000" w14:paraId="0000007B">
      <w:pPr>
        <w:jc w:val="both"/>
        <w:rPr>
          <w:b w:val="1"/>
          <w:bCs w:val="1"/>
          <w:sz w:val="34"/>
          <w:szCs w:val="34"/>
        </w:rPr>
      </w:pPr>
      <w:r w:rsidDel="00000000" w:rsidR="00000000" w:rsidRPr="00000000">
        <w:rPr>
          <w:b w:val="1"/>
          <w:bCs w:val="1"/>
          <w:rtl w:val="0"/>
        </w:rPr>
        <w:t xml:space="preserve">Payment Entity</w:t>
      </w: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Payments capture transaction-related details.</w:t>
      </w:r>
    </w:p>
    <w:p w:rsidR="00000000" w:rsidDel="00000000" w:rsidP="00000000" w:rsidRDefault="00000000" w:rsidRPr="00000000" w14:paraId="0000007D">
      <w:pPr>
        <w:numPr>
          <w:ilvl w:val="0"/>
          <w:numId w:val="1"/>
        </w:numPr>
        <w:spacing w:after="0" w:afterAutospacing="0" w:before="240" w:lineRule="auto"/>
        <w:ind w:left="720" w:hanging="360"/>
      </w:pPr>
      <w:r w:rsidDel="00000000" w:rsidR="00000000" w:rsidRPr="00000000">
        <w:rPr>
          <w:b w:val="1"/>
          <w:bCs w:val="1"/>
          <w:rtl w:val="0"/>
        </w:rPr>
        <w:t xml:space="preserve">PaymentID (Primary Key):</w:t>
      </w:r>
      <w:r w:rsidDel="00000000" w:rsidR="00000000" w:rsidRPr="00000000">
        <w:rPr>
          <w:rtl w:val="0"/>
        </w:rPr>
        <w:t xml:space="preserve"> A unique identifier for each payment.</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b w:val="1"/>
          <w:bCs w:val="1"/>
          <w:rtl w:val="0"/>
        </w:rPr>
        <w:t xml:space="preserve">OrderID (Foreign Key referencing Order Entity):</w:t>
      </w:r>
      <w:r w:rsidDel="00000000" w:rsidR="00000000" w:rsidRPr="00000000">
        <w:rPr>
          <w:rtl w:val="0"/>
        </w:rPr>
        <w:t xml:space="preserve"> The order being paid for.</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b w:val="1"/>
          <w:bCs w:val="1"/>
          <w:rtl w:val="0"/>
        </w:rPr>
        <w:t xml:space="preserve">Payment_Method:</w:t>
      </w:r>
      <w:r w:rsidDel="00000000" w:rsidR="00000000" w:rsidRPr="00000000">
        <w:rPr>
          <w:rtl w:val="0"/>
        </w:rPr>
        <w:t xml:space="preserve"> Mode of payment (UPI, card, COD, etc.).</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b w:val="1"/>
          <w:bCs w:val="1"/>
          <w:rtl w:val="0"/>
        </w:rPr>
        <w:t xml:space="preserve">Payment_Status:</w:t>
      </w:r>
      <w:r w:rsidDel="00000000" w:rsidR="00000000" w:rsidRPr="00000000">
        <w:rPr>
          <w:rtl w:val="0"/>
        </w:rPr>
        <w:t xml:space="preserve"> Status of the payment.</w:t>
      </w:r>
    </w:p>
    <w:p w:rsidR="00000000" w:rsidDel="00000000" w:rsidP="00000000" w:rsidRDefault="00000000" w:rsidRPr="00000000" w14:paraId="00000081">
      <w:pPr>
        <w:numPr>
          <w:ilvl w:val="0"/>
          <w:numId w:val="1"/>
        </w:numPr>
        <w:spacing w:after="240" w:before="0" w:beforeAutospacing="0" w:lineRule="auto"/>
        <w:ind w:left="720" w:hanging="360"/>
      </w:pPr>
      <w:r w:rsidDel="00000000" w:rsidR="00000000" w:rsidRPr="00000000">
        <w:rPr>
          <w:b w:val="1"/>
          <w:bCs w:val="1"/>
          <w:rtl w:val="0"/>
        </w:rPr>
        <w:t xml:space="preserve">Payment_Date:</w:t>
      </w:r>
      <w:r w:rsidDel="00000000" w:rsidR="00000000" w:rsidRPr="00000000">
        <w:rPr>
          <w:rtl w:val="0"/>
        </w:rPr>
        <w:t xml:space="preserve"> Date of the transaction.</w:t>
        <w:br w:type="textWrapping"/>
      </w:r>
    </w:p>
    <w:p w:rsidR="00000000" w:rsidDel="00000000" w:rsidP="00000000" w:rsidRDefault="00000000" w:rsidRPr="00000000" w14:paraId="00000082">
      <w:pPr>
        <w:jc w:val="both"/>
        <w:rPr>
          <w:b w:val="1"/>
          <w:bCs w:val="1"/>
        </w:rPr>
      </w:pPr>
      <w:r w:rsidDel="00000000" w:rsidR="00000000" w:rsidRPr="00000000">
        <w:rPr>
          <w:rtl w:val="0"/>
        </w:rPr>
      </w:r>
    </w:p>
    <w:p w:rsidR="00000000" w:rsidDel="00000000" w:rsidP="00000000" w:rsidRDefault="00000000" w:rsidRPr="00000000" w14:paraId="00000083">
      <w:pPr>
        <w:jc w:val="both"/>
        <w:rPr>
          <w:b w:val="1"/>
          <w:bCs w:val="1"/>
          <w:sz w:val="34"/>
          <w:szCs w:val="34"/>
        </w:rPr>
      </w:pPr>
      <w:r w:rsidDel="00000000" w:rsidR="00000000" w:rsidRPr="00000000">
        <w:rPr>
          <w:b w:val="1"/>
          <w:bCs w:val="1"/>
          <w:rtl w:val="0"/>
        </w:rPr>
        <w:t xml:space="preserve">Review Entity</w:t>
      </w: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Reviews capture customer feedback on products.</w:t>
      </w:r>
    </w:p>
    <w:p w:rsidR="00000000" w:rsidDel="00000000" w:rsidP="00000000" w:rsidRDefault="00000000" w:rsidRPr="00000000" w14:paraId="00000085">
      <w:pPr>
        <w:numPr>
          <w:ilvl w:val="0"/>
          <w:numId w:val="2"/>
        </w:numPr>
        <w:spacing w:after="0" w:afterAutospacing="0" w:before="240" w:lineRule="auto"/>
        <w:ind w:left="720" w:hanging="360"/>
      </w:pPr>
      <w:r w:rsidDel="00000000" w:rsidR="00000000" w:rsidRPr="00000000">
        <w:rPr>
          <w:b w:val="1"/>
          <w:bCs w:val="1"/>
          <w:rtl w:val="0"/>
        </w:rPr>
        <w:t xml:space="preserve">ReviewID (Primary Key):</w:t>
      </w:r>
      <w:r w:rsidDel="00000000" w:rsidR="00000000" w:rsidRPr="00000000">
        <w:rPr>
          <w:rtl w:val="0"/>
        </w:rPr>
        <w:t xml:space="preserve"> A unique identifier for each review.</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b w:val="1"/>
          <w:bCs w:val="1"/>
          <w:rtl w:val="0"/>
        </w:rPr>
        <w:t xml:space="preserve">UserID (Foreign Key referencing User Entity):</w:t>
      </w:r>
      <w:r w:rsidDel="00000000" w:rsidR="00000000" w:rsidRPr="00000000">
        <w:rPr>
          <w:rtl w:val="0"/>
        </w:rPr>
        <w:t xml:space="preserve"> User who wrote the review.</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b w:val="1"/>
          <w:bCs w:val="1"/>
          <w:rtl w:val="0"/>
        </w:rPr>
        <w:t xml:space="preserve">ProductID (Foreign Key referencing Product Entity):</w:t>
      </w:r>
      <w:r w:rsidDel="00000000" w:rsidR="00000000" w:rsidRPr="00000000">
        <w:rPr>
          <w:rtl w:val="0"/>
        </w:rPr>
        <w:t xml:space="preserve"> Product being reviewed.</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b w:val="1"/>
          <w:bCs w:val="1"/>
          <w:rtl w:val="0"/>
        </w:rPr>
        <w:t xml:space="preserve">Rating:</w:t>
      </w:r>
      <w:r w:rsidDel="00000000" w:rsidR="00000000" w:rsidRPr="00000000">
        <w:rPr>
          <w:rtl w:val="0"/>
        </w:rPr>
        <w:t xml:space="preserve"> Star rating given by the user.</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b w:val="1"/>
          <w:bCs w:val="1"/>
          <w:rtl w:val="0"/>
        </w:rPr>
        <w:t xml:space="preserve">Review_Text:</w:t>
      </w:r>
      <w:r w:rsidDel="00000000" w:rsidR="00000000" w:rsidRPr="00000000">
        <w:rPr>
          <w:rtl w:val="0"/>
        </w:rPr>
        <w:t xml:space="preserve"> User’s feedback.</w:t>
      </w:r>
    </w:p>
    <w:p w:rsidR="00000000" w:rsidDel="00000000" w:rsidP="00000000" w:rsidRDefault="00000000" w:rsidRPr="00000000" w14:paraId="0000008A">
      <w:pPr>
        <w:numPr>
          <w:ilvl w:val="0"/>
          <w:numId w:val="2"/>
        </w:numPr>
        <w:spacing w:after="240" w:before="0" w:beforeAutospacing="0" w:lineRule="auto"/>
        <w:ind w:left="720" w:hanging="360"/>
      </w:pPr>
      <w:r w:rsidDel="00000000" w:rsidR="00000000" w:rsidRPr="00000000">
        <w:rPr>
          <w:b w:val="1"/>
          <w:bCs w:val="1"/>
          <w:rtl w:val="0"/>
        </w:rPr>
        <w:t xml:space="preserve">Review_Date:</w:t>
      </w:r>
      <w:r w:rsidDel="00000000" w:rsidR="00000000" w:rsidRPr="00000000">
        <w:rPr>
          <w:rtl w:val="0"/>
        </w:rPr>
        <w:t xml:space="preserve"> Date the review was posted.</w:t>
      </w:r>
    </w:p>
    <w:p w:rsidR="00000000" w:rsidDel="00000000" w:rsidP="00000000" w:rsidRDefault="00000000" w:rsidRPr="00000000" w14:paraId="0000008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8C">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8D">
      <w:pPr>
        <w:spacing w:after="240" w:before="240" w:lineRule="auto"/>
        <w:ind w:left="0" w:firstLine="0"/>
        <w:rPr>
          <w:b w:val="1"/>
          <w:bCs w:val="1"/>
        </w:rPr>
      </w:pPr>
      <w:r w:rsidDel="00000000" w:rsidR="00000000" w:rsidRPr="00000000">
        <w:rPr>
          <w:b w:val="1"/>
          <w:bCs w:val="1"/>
          <w:rtl w:val="0"/>
        </w:rPr>
        <w:t xml:space="preserve">Return Entity</w:t>
      </w:r>
    </w:p>
    <w:p w:rsidR="00000000" w:rsidDel="00000000" w:rsidP="00000000" w:rsidRDefault="00000000" w:rsidRPr="00000000" w14:paraId="0000008E">
      <w:pPr>
        <w:spacing w:after="240" w:before="240" w:lineRule="auto"/>
        <w:ind w:left="0" w:firstLine="0"/>
        <w:rPr/>
      </w:pPr>
      <w:r w:rsidDel="00000000" w:rsidR="00000000" w:rsidRPr="00000000">
        <w:rPr>
          <w:rtl w:val="0"/>
        </w:rPr>
        <w:t xml:space="preserve">Returns store details of returned products.</w:t>
      </w:r>
    </w:p>
    <w:p w:rsidR="00000000" w:rsidDel="00000000" w:rsidP="00000000" w:rsidRDefault="00000000" w:rsidRPr="00000000" w14:paraId="0000008F">
      <w:pPr>
        <w:numPr>
          <w:ilvl w:val="0"/>
          <w:numId w:val="10"/>
        </w:numPr>
        <w:spacing w:after="0" w:afterAutospacing="0" w:before="240" w:lineRule="auto"/>
        <w:ind w:left="720" w:hanging="360"/>
      </w:pPr>
      <w:r w:rsidDel="00000000" w:rsidR="00000000" w:rsidRPr="00000000">
        <w:rPr>
          <w:b w:val="1"/>
          <w:bCs w:val="1"/>
          <w:rtl w:val="0"/>
        </w:rPr>
        <w:t xml:space="preserve">ReturnID (Primary Key):</w:t>
      </w:r>
      <w:r w:rsidDel="00000000" w:rsidR="00000000" w:rsidRPr="00000000">
        <w:rPr>
          <w:rtl w:val="0"/>
        </w:rPr>
        <w:t xml:space="preserve"> A unique identifier for each return.</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b w:val="1"/>
          <w:bCs w:val="1"/>
          <w:rtl w:val="0"/>
        </w:rPr>
        <w:t xml:space="preserve">OrderID (Foreign Key referencing Order Entity):</w:t>
      </w:r>
      <w:r w:rsidDel="00000000" w:rsidR="00000000" w:rsidRPr="00000000">
        <w:rPr>
          <w:rtl w:val="0"/>
        </w:rPr>
        <w:t xml:space="preserve"> Related order.</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b w:val="1"/>
          <w:bCs w:val="1"/>
          <w:rtl w:val="0"/>
        </w:rPr>
        <w:t xml:space="preserve">ProductID (Foreign Key referencing Product Entity):</w:t>
      </w:r>
      <w:r w:rsidDel="00000000" w:rsidR="00000000" w:rsidRPr="00000000">
        <w:rPr>
          <w:rtl w:val="0"/>
        </w:rPr>
        <w:t xml:space="preserve"> Returned product.</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b w:val="1"/>
          <w:bCs w:val="1"/>
          <w:rtl w:val="0"/>
        </w:rPr>
        <w:t xml:space="preserve">Return_Reason:</w:t>
      </w:r>
      <w:r w:rsidDel="00000000" w:rsidR="00000000" w:rsidRPr="00000000">
        <w:rPr>
          <w:rtl w:val="0"/>
        </w:rPr>
        <w:t xml:space="preserve"> Reason for return.</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b w:val="1"/>
          <w:bCs w:val="1"/>
          <w:rtl w:val="0"/>
        </w:rPr>
        <w:t xml:space="preserve">Return_Date:</w:t>
      </w:r>
      <w:r w:rsidDel="00000000" w:rsidR="00000000" w:rsidRPr="00000000">
        <w:rPr>
          <w:rtl w:val="0"/>
        </w:rPr>
        <w:t xml:space="preserve"> Date of return request.</w:t>
      </w:r>
    </w:p>
    <w:p w:rsidR="00000000" w:rsidDel="00000000" w:rsidP="00000000" w:rsidRDefault="00000000" w:rsidRPr="00000000" w14:paraId="00000094">
      <w:pPr>
        <w:numPr>
          <w:ilvl w:val="0"/>
          <w:numId w:val="10"/>
        </w:numPr>
        <w:spacing w:after="240" w:before="0" w:beforeAutospacing="0" w:lineRule="auto"/>
        <w:ind w:left="720" w:hanging="360"/>
      </w:pPr>
      <w:r w:rsidDel="00000000" w:rsidR="00000000" w:rsidRPr="00000000">
        <w:rPr>
          <w:b w:val="1"/>
          <w:bCs w:val="1"/>
          <w:rtl w:val="0"/>
        </w:rPr>
        <w:t xml:space="preserve">Refund_Status:</w:t>
      </w:r>
      <w:r w:rsidDel="00000000" w:rsidR="00000000" w:rsidRPr="00000000">
        <w:rPr>
          <w:rtl w:val="0"/>
        </w:rPr>
        <w:t xml:space="preserve"> Status of refund.</w:t>
        <w:br w:type="textWrapping"/>
      </w:r>
    </w:p>
    <w:sdt>
      <w:sdtPr>
        <w:id w:val="1884758250"/>
        <w:tag w:val="goog_rdk_30"/>
      </w:sdtPr>
      <w:sdtContent>
        <w:p w:rsidR="00000000" w:rsidDel="00000000" w:rsidP="00000000" w:rsidRDefault="00000000" w:rsidRPr="00000000" w14:paraId="00000095">
          <w:pPr>
            <w:pStyle w:val="Heading2"/>
            <w:keepNext w:val="0"/>
            <w:keepLines w:val="0"/>
            <w:spacing w:after="80" w:lineRule="auto"/>
            <w:jc w:val="both"/>
            <w:rPr>
              <w:ins w:author="Daud Khan" w:id="6" w:date="2026-02-14T08:52:41Z"/>
              <w:b w:val="1"/>
              <w:bCs w:val="1"/>
              <w:sz w:val="34"/>
              <w:szCs w:val="34"/>
              <w:rPrChange w:author="Daud Khan" w:id="7" w:date="2026-02-14T08:52:41Z">
                <w:rPr/>
              </w:rPrChange>
            </w:rPr>
          </w:pPr>
          <w:sdt>
            <w:sdtPr>
              <w:id w:val="1739096886"/>
              <w:tag w:val="goog_rdk_28"/>
            </w:sdtPr>
            <w:sdtContent>
              <w:ins w:author="Daud Khan" w:id="6" w:date="2026-02-14T08:52:41Z"/>
              <w:sdt>
                <w:sdtPr>
                  <w:id w:val="1864720045"/>
                  <w:tag w:val="goog_rdk_29"/>
                </w:sdtPr>
                <w:sdtContent>
                  <w:ins w:author="Daud Khan" w:id="6" w:date="2026-02-14T08:52:41Z">
                    <w:r w:rsidDel="00000000" w:rsidR="00000000" w:rsidRPr="00000000">
                      <w:rPr>
                        <w:rtl w:val="0"/>
                      </w:rPr>
                    </w:r>
                  </w:ins>
                </w:sdtContent>
              </w:sdt>
              <w:ins w:author="Daud Khan" w:id="6" w:date="2026-02-14T08:52:41Z">
                <w:bookmarkStart w:colFirst="0" w:colLast="0" w:name="_heading=h.oopq7ej1agwt" w:id="7"/>
                <w:bookmarkEnd w:id="7"/>
              </w:ins>
            </w:sdtContent>
          </w:sdt>
        </w:p>
      </w:sdtContent>
    </w:sdt>
    <w:p w:rsidR="00000000" w:rsidDel="00000000" w:rsidP="00000000" w:rsidRDefault="00000000" w:rsidRPr="00000000" w14:paraId="00000096">
      <w:pPr>
        <w:pStyle w:val="Heading2"/>
        <w:keepNext w:val="0"/>
        <w:keepLines w:val="0"/>
        <w:spacing w:after="80" w:lineRule="auto"/>
        <w:jc w:val="both"/>
        <w:rPr>
          <w:b w:val="1"/>
          <w:bCs w:val="1"/>
          <w:sz w:val="34"/>
          <w:szCs w:val="34"/>
        </w:rPr>
      </w:pPr>
      <w:bookmarkStart w:colFirst="0" w:colLast="0" w:name="_heading=h.ebod7lm5j1y6" w:id="8"/>
      <w:bookmarkEnd w:id="8"/>
      <w:r w:rsidDel="00000000" w:rsidR="00000000" w:rsidRPr="00000000">
        <w:rPr>
          <w:b w:val="1"/>
          <w:bCs w:val="1"/>
          <w:sz w:val="34"/>
          <w:szCs w:val="34"/>
          <w:rtl w:val="0"/>
        </w:rPr>
        <w:t xml:space="preserve">Relationships</w:t>
      </w:r>
    </w:p>
    <w:p w:rsidR="00000000" w:rsidDel="00000000" w:rsidP="00000000" w:rsidRDefault="00000000" w:rsidRPr="00000000" w14:paraId="00000097">
      <w:pPr>
        <w:numPr>
          <w:ilvl w:val="0"/>
          <w:numId w:val="3"/>
        </w:numPr>
        <w:spacing w:after="0" w:afterAutospacing="0" w:before="240" w:lineRule="auto"/>
        <w:ind w:left="720" w:hanging="360"/>
      </w:pPr>
      <w:r w:rsidDel="00000000" w:rsidR="00000000" w:rsidRPr="00000000">
        <w:rPr>
          <w:b w:val="1"/>
          <w:bCs w:val="1"/>
          <w:rtl w:val="0"/>
        </w:rPr>
        <w:t xml:space="preserve">Users place Orders</w:t>
      </w:r>
      <w:r w:rsidDel="00000000" w:rsidR="00000000" w:rsidRPr="00000000">
        <w:rPr>
          <w:rtl w:val="0"/>
        </w:rPr>
        <w:t xml:space="preserve"> – One user can place multiple orders.</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b w:val="1"/>
          <w:bCs w:val="1"/>
          <w:rtl w:val="0"/>
        </w:rPr>
        <w:t xml:space="preserve">Orders contain Order Items</w:t>
      </w:r>
      <w:r w:rsidDel="00000000" w:rsidR="00000000" w:rsidRPr="00000000">
        <w:rPr>
          <w:rtl w:val="0"/>
        </w:rPr>
        <w:t xml:space="preserve"> – One order can include multiple products.</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b w:val="1"/>
          <w:bCs w:val="1"/>
          <w:rtl w:val="0"/>
        </w:rPr>
        <w:t xml:space="preserve">Sellers list Products</w:t>
      </w:r>
      <w:r w:rsidDel="00000000" w:rsidR="00000000" w:rsidRPr="00000000">
        <w:rPr>
          <w:rtl w:val="0"/>
        </w:rPr>
        <w:t xml:space="preserve"> – One seller can list multiple products.</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b w:val="1"/>
          <w:bCs w:val="1"/>
          <w:rtl w:val="0"/>
        </w:rPr>
        <w:t xml:space="preserve">Users review Products</w:t>
      </w:r>
      <w:r w:rsidDel="00000000" w:rsidR="00000000" w:rsidRPr="00000000">
        <w:rPr>
          <w:rtl w:val="0"/>
        </w:rPr>
        <w:t xml:space="preserve"> – Users can review multiple products, and each product can have multiple reviews.</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b w:val="1"/>
          <w:bCs w:val="1"/>
          <w:rtl w:val="0"/>
        </w:rPr>
        <w:t xml:space="preserve">Orders have Payments</w:t>
      </w:r>
      <w:r w:rsidDel="00000000" w:rsidR="00000000" w:rsidRPr="00000000">
        <w:rPr>
          <w:rtl w:val="0"/>
        </w:rPr>
        <w:t xml:space="preserve"> – Each order is associated with a payment.</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b w:val="1"/>
          <w:bCs w:val="1"/>
          <w:rtl w:val="0"/>
        </w:rPr>
        <w:t xml:space="preserve">Orders generate Returns</w:t>
      </w:r>
      <w:r w:rsidDel="00000000" w:rsidR="00000000" w:rsidRPr="00000000">
        <w:rPr>
          <w:rtl w:val="0"/>
        </w:rPr>
        <w:t xml:space="preserve"> – An order may result in one or more returns.</w:t>
      </w:r>
    </w:p>
    <w:p w:rsidR="00000000" w:rsidDel="00000000" w:rsidP="00000000" w:rsidRDefault="00000000" w:rsidRPr="00000000" w14:paraId="0000009D">
      <w:pPr>
        <w:ind w:left="0" w:firstLine="0"/>
        <w:jc w:val="both"/>
        <w:rPr>
          <w:b w:val="1"/>
          <w:bCs w:val="1"/>
          <w:sz w:val="26"/>
          <w:szCs w:val="26"/>
        </w:rPr>
      </w:pPr>
      <w:r w:rsidDel="00000000" w:rsidR="00000000" w:rsidRPr="00000000">
        <w:rPr>
          <w:b w:val="1"/>
          <w:bCs w:val="1"/>
          <w:sz w:val="26"/>
          <w:szCs w:val="26"/>
          <w:rtl w:val="0"/>
        </w:rPr>
        <w:t xml:space="preserve">ER Diagram:</w:t>
      </w:r>
    </w:p>
    <w:p w:rsidR="00000000" w:rsidDel="00000000" w:rsidP="00000000" w:rsidRDefault="00000000" w:rsidRPr="00000000" w14:paraId="0000009E">
      <w:pPr>
        <w:ind w:left="0" w:firstLine="0"/>
        <w:jc w:val="both"/>
        <w:rPr/>
      </w:pPr>
      <w:r w:rsidDel="00000000" w:rsidR="00000000" w:rsidRPr="00000000">
        <w:rPr>
          <w:rtl w:val="0"/>
        </w:rPr>
      </w:r>
    </w:p>
    <w:p w:rsidR="00000000" w:rsidDel="00000000" w:rsidP="00000000" w:rsidRDefault="00000000" w:rsidRPr="00000000" w14:paraId="0000009F">
      <w:pPr>
        <w:ind w:left="0" w:firstLine="0"/>
        <w:jc w:val="both"/>
        <w:rPr/>
      </w:pPr>
      <w:r w:rsidDel="00000000" w:rsidR="00000000" w:rsidRPr="00000000">
        <w:rPr>
          <w:rtl w:val="0"/>
        </w:rPr>
        <w:t xml:space="preserve">The ER diagram for Amazon E-commerce visually represents the entities and relationships within the platform’s schema. It highlights how users interact with products, how sellers manage listings, and how orders, payments, reviews, and returns are interconnected. This diagram provides a clear understanding of Amazon’s data structure and demonstrates how relational database design supports large-scale e-commerce operations and analytics.</w:t>
      </w:r>
    </w:p>
    <w:sdt>
      <w:sdtPr>
        <w:id w:val="-1591121443"/>
        <w:tag w:val="goog_rdk_31"/>
      </w:sdtPr>
      <w:sdtContent>
        <w:p w:rsidR="00000000" w:rsidDel="00000000" w:rsidP="00000000" w:rsidRDefault="00000000" w:rsidRPr="00000000" w14:paraId="000000A0">
          <w:pPr>
            <w:jc w:val="both"/>
            <w:rPr>
              <w:b w:val="1"/>
              <w:bCs w:val="1"/>
              <w:sz w:val="26"/>
              <w:szCs w:val="26"/>
            </w:rPr>
            <w:pPrChange w:author="Daud Khan" w:id="0" w:date="2026-02-14T08:55:16Z">
              <w:pPr>
                <w:jc w:val="both"/>
              </w:pPr>
            </w:pPrChange>
          </w:pPr>
          <w:r w:rsidDel="00000000" w:rsidR="00000000" w:rsidRPr="00000000">
            <w:rPr>
              <w:rtl w:val="0"/>
            </w:rPr>
          </w:r>
        </w:p>
      </w:sdtContent>
    </w:sdt>
    <w:p w:rsidR="00000000" w:rsidDel="00000000" w:rsidP="00000000" w:rsidRDefault="00000000" w:rsidRPr="00000000" w14:paraId="000000A1">
      <w:pPr>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A2">
      <w:pPr>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A3">
      <w:pPr>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A4">
      <w:pPr>
        <w:ind w:left="0" w:firstLine="0"/>
        <w:jc w:val="both"/>
        <w:rPr>
          <w:b w:val="1"/>
          <w:bCs w:val="1"/>
          <w:sz w:val="26"/>
          <w:szCs w:val="26"/>
        </w:rPr>
      </w:pPr>
      <w:r w:rsidDel="00000000" w:rsidR="00000000" w:rsidRPr="00000000">
        <w:rPr>
          <w:rtl w:val="0"/>
        </w:rPr>
      </w:r>
    </w:p>
    <w:sdt>
      <w:sdtPr>
        <w:id w:val="1206743710"/>
        <w:tag w:val="goog_rdk_32"/>
      </w:sdtPr>
      <w:sdtContent>
        <w:p w:rsidR="00000000" w:rsidDel="00000000" w:rsidP="00000000" w:rsidRDefault="00000000" w:rsidRPr="00000000" w14:paraId="000000A5">
          <w:pPr>
            <w:ind w:right="-1316.4566929133848" w:hanging="1275.5905511811022"/>
            <w:jc w:val="both"/>
            <w:rPr/>
            <w:pPrChange w:author="Daud Khan" w:id="0" w:date="2026-02-14T08:51:30Z">
              <w:pPr>
                <w:jc w:val="both"/>
              </w:pPr>
            </w:pPrChange>
          </w:pPr>
          <w:r w:rsidDel="00000000" w:rsidR="00000000" w:rsidRPr="00000000">
            <w:rPr/>
            <w:drawing>
              <wp:inline distB="114300" distT="114300" distL="114300" distR="114300">
                <wp:extent cx="5995988" cy="6181725"/>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95988" cy="6181725"/>
                        </a:xfrm>
                        <a:prstGeom prst="rect"/>
                        <a:ln/>
                      </pic:spPr>
                    </pic:pic>
                  </a:graphicData>
                </a:graphic>
              </wp:inline>
            </w:drawing>
          </w:r>
          <w:r w:rsidDel="00000000" w:rsidR="00000000" w:rsidRPr="00000000">
            <w:rPr>
              <w:rtl w:val="0"/>
            </w:rPr>
          </w:r>
        </w:p>
      </w:sdtContent>
    </w:sdt>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pStyle w:val="Heading3"/>
        <w:jc w:val="both"/>
        <w:rPr>
          <w:b w:val="1"/>
          <w:bCs w:val="1"/>
        </w:rPr>
      </w:pPr>
      <w:bookmarkStart w:colFirst="0" w:colLast="0" w:name="_heading=h.edgnkha0t6re" w:id="9"/>
      <w:bookmarkEnd w:id="9"/>
      <w:r w:rsidDel="00000000" w:rsidR="00000000" w:rsidRPr="00000000">
        <w:rPr>
          <w:b w:val="1"/>
          <w:bCs w:val="1"/>
          <w:rtl w:val="0"/>
        </w:rPr>
        <w:t xml:space="preserve">Conclusion</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In this case study, we explored the design of Amazon's e-commerce schema and its Entity-Relationship diagram. Amazon has transformed the way people shop online by providing a seamless, personalized, and efficient marketplace for millions of products. The platform's complex data model, comprising entities such as users, products, orders, reviews, payments, shipments, categories, and wishlists, forms the backbone of its robust functionality. Understanding this schema reveals how Amazon efficiently manages massive inventories, tracks user interactions, processes transactions securely, and ensures timely delivery. This data-driven design enables Amazon to deliver a personalized shopping experience, support seller and buyer interactions, and maintain its position as one of the world’s leading e-commerce platforms.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RJi4S4/SwyfBosnDzvBqx9quRg==">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